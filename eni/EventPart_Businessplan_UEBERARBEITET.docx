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02B5" w14:textId="77777777" w:rsidR="001640CA" w:rsidRDefault="001640CA" w:rsidP="001640CA">
      <w:pPr>
        <w:shd w:val="clear" w:color="auto" w:fill="FFFFFF"/>
        <w:spacing w:before="45" w:after="45"/>
        <w:rPr>
          <w:rFonts w:ascii="Segoe UI" w:hAnsi="Segoe UI" w:cs="Segoe UI"/>
          <w:b/>
          <w:bCs/>
          <w:color w:val="E8F0F8"/>
          <w:sz w:val="30"/>
          <w:szCs w:val="30"/>
          <w:lang w:val="de-DE"/>
        </w:rPr>
      </w:pPr>
    </w:p>
    <w:p w14:paraId="4B881D4E" w14:textId="77777777" w:rsidR="001640CA" w:rsidRDefault="001640CA">
      <w:pPr>
        <w:shd w:val="clear" w:color="auto" w:fill="FFFFFF"/>
        <w:spacing w:before="45" w:after="45"/>
        <w:jc w:val="center"/>
        <w:rPr>
          <w:rFonts w:ascii="Segoe UI" w:hAnsi="Segoe UI" w:cs="Segoe UI"/>
          <w:b/>
          <w:bCs/>
          <w:color w:val="E8F0F8"/>
          <w:sz w:val="30"/>
          <w:szCs w:val="30"/>
          <w:lang w:val="de-DE"/>
        </w:rPr>
      </w:pPr>
    </w:p>
    <w:p w14:paraId="04D5C1A1" w14:textId="3CD01DDA" w:rsidR="001640CA" w:rsidRDefault="001640CA">
      <w:pPr>
        <w:shd w:val="clear" w:color="auto" w:fill="FFFFFF"/>
        <w:spacing w:before="45" w:after="45"/>
        <w:jc w:val="center"/>
        <w:rPr>
          <w:rFonts w:ascii="Segoe UI" w:hAnsi="Segoe UI" w:cs="Segoe UI"/>
          <w:b/>
          <w:bCs/>
          <w:color w:val="E8F0F8"/>
          <w:sz w:val="30"/>
          <w:szCs w:val="30"/>
          <w:lang w:val="de-DE"/>
        </w:rPr>
      </w:pPr>
      <w:r w:rsidRPr="001640CA">
        <w:rPr>
          <w:rFonts w:ascii="Segoe UI" w:hAnsi="Segoe UI" w:cs="Segoe UI"/>
          <w:b/>
          <w:bCs/>
          <w:color w:val="E8F0F8"/>
          <w:sz w:val="30"/>
          <w:szCs w:val="30"/>
          <w:lang w:val="de-DE"/>
        </w:rPr>
        <w:drawing>
          <wp:inline distT="0" distB="0" distL="0" distR="0" wp14:anchorId="171600A0" wp14:editId="4222B817">
            <wp:extent cx="5715798" cy="6620799"/>
            <wp:effectExtent l="0" t="0" r="0" b="8890"/>
            <wp:docPr id="146642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20428" name=""/>
                    <pic:cNvPicPr/>
                  </pic:nvPicPr>
                  <pic:blipFill>
                    <a:blip r:embed="rId10"/>
                    <a:stretch>
                      <a:fillRect/>
                    </a:stretch>
                  </pic:blipFill>
                  <pic:spPr>
                    <a:xfrm>
                      <a:off x="0" y="0"/>
                      <a:ext cx="5715798" cy="6620799"/>
                    </a:xfrm>
                    <a:prstGeom prst="rect">
                      <a:avLst/>
                    </a:prstGeom>
                  </pic:spPr>
                </pic:pic>
              </a:graphicData>
            </a:graphic>
          </wp:inline>
        </w:drawing>
      </w:r>
    </w:p>
    <w:p w14:paraId="080B12DB" w14:textId="77777777" w:rsidR="001640CA" w:rsidRDefault="001640CA">
      <w:pPr>
        <w:shd w:val="clear" w:color="auto" w:fill="FFFFFF"/>
        <w:spacing w:before="45" w:after="45"/>
        <w:jc w:val="center"/>
        <w:rPr>
          <w:rFonts w:ascii="Segoe UI" w:hAnsi="Segoe UI" w:cs="Segoe UI"/>
          <w:b/>
          <w:bCs/>
          <w:color w:val="E8F0F8"/>
          <w:sz w:val="30"/>
          <w:szCs w:val="30"/>
          <w:lang w:val="de-DE"/>
        </w:rPr>
      </w:pPr>
    </w:p>
    <w:p w14:paraId="6C29061F" w14:textId="77777777" w:rsidR="001640CA" w:rsidRDefault="001640CA" w:rsidP="001640CA">
      <w:pPr>
        <w:shd w:val="clear" w:color="auto" w:fill="FFFFFF"/>
        <w:spacing w:before="45" w:after="45"/>
        <w:rPr>
          <w:rFonts w:ascii="Segoe UI" w:hAnsi="Segoe UI" w:cs="Segoe UI"/>
          <w:b/>
          <w:bCs/>
          <w:color w:val="E8F0F8"/>
          <w:sz w:val="30"/>
          <w:szCs w:val="30"/>
          <w:lang w:val="de-DE"/>
        </w:rPr>
      </w:pPr>
    </w:p>
    <w:p w14:paraId="33A1757B" w14:textId="77777777" w:rsidR="001640CA" w:rsidRDefault="001640CA" w:rsidP="001640CA">
      <w:pPr>
        <w:shd w:val="clear" w:color="auto" w:fill="FFFFFF"/>
        <w:spacing w:before="45" w:after="45"/>
        <w:rPr>
          <w:rFonts w:ascii="Segoe UI" w:hAnsi="Segoe UI" w:cs="Segoe UI"/>
          <w:b/>
          <w:bCs/>
          <w:color w:val="E8F0F8"/>
          <w:sz w:val="30"/>
          <w:szCs w:val="30"/>
          <w:lang w:val="de-DE"/>
        </w:rPr>
      </w:pPr>
    </w:p>
    <w:p w14:paraId="793CF39E" w14:textId="77777777" w:rsidR="005E4D93" w:rsidRDefault="00000000">
      <w:pPr>
        <w:pBdr>
          <w:bottom w:val="single" w:sz="18" w:space="8" w:color="D4A574"/>
        </w:pBdr>
        <w:spacing w:beforeAutospacing="1" w:after="270"/>
        <w:outlineLvl w:val="2"/>
        <w:rPr>
          <w:rFonts w:ascii="Segoe UI" w:eastAsia="Times New Roman" w:hAnsi="Segoe UI" w:cs="Segoe UI"/>
          <w:b/>
          <w:bCs/>
          <w:color w:val="003D7A"/>
          <w:sz w:val="39"/>
          <w:szCs w:val="39"/>
          <w:lang w:val="de-DE"/>
        </w:rPr>
      </w:pPr>
      <w:r>
        <w:rPr>
          <w:rFonts w:ascii="Segoe UI Emoji" w:eastAsia="Times New Roman" w:hAnsi="Segoe UI Emoji" w:cs="Segoe UI Emoji"/>
          <w:b/>
          <w:bCs/>
          <w:color w:val="003D7A"/>
          <w:sz w:val="39"/>
          <w:szCs w:val="39"/>
          <w:lang w:val="de-DE"/>
        </w:rPr>
        <w:lastRenderedPageBreak/>
        <w:t>📋</w:t>
      </w:r>
      <w:r>
        <w:rPr>
          <w:rFonts w:ascii="Segoe UI" w:eastAsia="Times New Roman" w:hAnsi="Segoe UI" w:cs="Segoe UI"/>
          <w:b/>
          <w:bCs/>
          <w:color w:val="003D7A"/>
          <w:sz w:val="39"/>
          <w:szCs w:val="39"/>
          <w:lang w:val="de-DE"/>
        </w:rPr>
        <w:t xml:space="preserve"> INHALTSVERZEICHNIS</w:t>
      </w:r>
    </w:p>
    <w:p w14:paraId="325B004A" w14:textId="77777777" w:rsidR="005E4D93" w:rsidRDefault="00000000">
      <w:pPr>
        <w:numPr>
          <w:ilvl w:val="0"/>
          <w:numId w:val="1"/>
        </w:numPr>
        <w:pBdr>
          <w:bottom w:val="dashed" w:sz="6" w:space="6" w:color="E0E0E0"/>
        </w:pBdr>
        <w:spacing w:beforeAutospacing="1"/>
        <w:rPr>
          <w:rFonts w:ascii="Segoe UI" w:eastAsia="Times New Roman" w:hAnsi="Segoe UI" w:cs="Segoe UI"/>
          <w:color w:val="333333"/>
          <w:sz w:val="21"/>
          <w:szCs w:val="21"/>
          <w:lang w:val="de-DE"/>
        </w:rPr>
      </w:pPr>
      <w:hyperlink r:id="rId11" w:anchor="geschaeftsidee" w:history="1">
        <w:r>
          <w:rPr>
            <w:rFonts w:ascii="Segoe UI" w:eastAsia="Times New Roman" w:hAnsi="Segoe UI" w:cs="Segoe UI"/>
            <w:b/>
            <w:bCs/>
            <w:color w:val="0056B8"/>
            <w:sz w:val="21"/>
            <w:szCs w:val="21"/>
            <w:lang w:val="de-DE"/>
          </w:rPr>
          <w:t>1. Geschäftsidee</w:t>
        </w:r>
      </w:hyperlink>
      <w:r>
        <w:rPr>
          <w:rStyle w:val="toc-page1"/>
          <w:rFonts w:ascii="Segoe UI" w:eastAsia="Times New Roman" w:hAnsi="Segoe UI" w:cs="Segoe UI"/>
          <w:sz w:val="21"/>
          <w:szCs w:val="21"/>
          <w:lang w:val="de-DE"/>
        </w:rPr>
        <w:t>S. 2–3</w:t>
      </w:r>
    </w:p>
    <w:p w14:paraId="6826F584" w14:textId="77777777" w:rsidR="005E4D93" w:rsidRDefault="00000000">
      <w:pPr>
        <w:numPr>
          <w:ilvl w:val="0"/>
          <w:numId w:val="1"/>
        </w:numPr>
        <w:pBdr>
          <w:bottom w:val="dashed" w:sz="6" w:space="6" w:color="E0E0E0"/>
        </w:pBdr>
        <w:rPr>
          <w:rFonts w:ascii="Segoe UI" w:eastAsia="Times New Roman" w:hAnsi="Segoe UI" w:cs="Segoe UI"/>
          <w:color w:val="333333"/>
          <w:sz w:val="21"/>
          <w:szCs w:val="21"/>
          <w:lang w:val="de-DE"/>
        </w:rPr>
      </w:pPr>
      <w:hyperlink r:id="rId12" w:anchor="produkt" w:history="1">
        <w:r>
          <w:rPr>
            <w:rFonts w:ascii="Segoe UI" w:eastAsia="Times New Roman" w:hAnsi="Segoe UI" w:cs="Segoe UI"/>
            <w:b/>
            <w:bCs/>
            <w:color w:val="0056B8"/>
            <w:sz w:val="21"/>
            <w:szCs w:val="21"/>
            <w:lang w:val="de-DE"/>
          </w:rPr>
          <w:t>2. Produkt oder Dienstleistung</w:t>
        </w:r>
      </w:hyperlink>
      <w:r>
        <w:rPr>
          <w:rStyle w:val="toc-page1"/>
          <w:rFonts w:ascii="Segoe UI" w:eastAsia="Times New Roman" w:hAnsi="Segoe UI" w:cs="Segoe UI"/>
          <w:sz w:val="21"/>
          <w:szCs w:val="21"/>
          <w:lang w:val="de-DE"/>
        </w:rPr>
        <w:t>S. 4–5</w:t>
      </w:r>
    </w:p>
    <w:p w14:paraId="39A5B29A" w14:textId="77777777" w:rsidR="005E4D93" w:rsidRDefault="00000000">
      <w:pPr>
        <w:numPr>
          <w:ilvl w:val="0"/>
          <w:numId w:val="1"/>
        </w:numPr>
        <w:pBdr>
          <w:bottom w:val="dashed" w:sz="6" w:space="6" w:color="E0E0E0"/>
        </w:pBdr>
        <w:rPr>
          <w:rFonts w:ascii="Segoe UI" w:eastAsia="Times New Roman" w:hAnsi="Segoe UI" w:cs="Segoe UI"/>
          <w:color w:val="333333"/>
          <w:sz w:val="21"/>
          <w:szCs w:val="21"/>
          <w:lang w:val="de-DE"/>
        </w:rPr>
      </w:pPr>
      <w:hyperlink r:id="rId13" w:anchor="markt" w:history="1">
        <w:r>
          <w:rPr>
            <w:rFonts w:ascii="Segoe UI" w:eastAsia="Times New Roman" w:hAnsi="Segoe UI" w:cs="Segoe UI"/>
            <w:b/>
            <w:bCs/>
            <w:color w:val="0056B8"/>
            <w:sz w:val="21"/>
            <w:szCs w:val="21"/>
            <w:lang w:val="de-DE"/>
          </w:rPr>
          <w:t>3. Marktanalyse</w:t>
        </w:r>
      </w:hyperlink>
      <w:r>
        <w:rPr>
          <w:rStyle w:val="toc-page1"/>
          <w:rFonts w:ascii="Segoe UI" w:eastAsia="Times New Roman" w:hAnsi="Segoe UI" w:cs="Segoe UI"/>
          <w:sz w:val="21"/>
          <w:szCs w:val="21"/>
          <w:lang w:val="de-DE"/>
        </w:rPr>
        <w:t>S. 6–8</w:t>
      </w:r>
    </w:p>
    <w:p w14:paraId="24C19C22" w14:textId="77777777" w:rsidR="005E4D93" w:rsidRDefault="00000000">
      <w:pPr>
        <w:numPr>
          <w:ilvl w:val="0"/>
          <w:numId w:val="1"/>
        </w:numPr>
        <w:pBdr>
          <w:bottom w:val="dashed" w:sz="6" w:space="6" w:color="E0E0E0"/>
        </w:pBdr>
        <w:rPr>
          <w:rFonts w:ascii="Segoe UI" w:eastAsia="Times New Roman" w:hAnsi="Segoe UI" w:cs="Segoe UI"/>
          <w:color w:val="333333"/>
          <w:sz w:val="21"/>
          <w:szCs w:val="21"/>
          <w:lang w:val="de-DE"/>
        </w:rPr>
      </w:pPr>
      <w:hyperlink r:id="rId14" w:anchor="kundensegmente" w:history="1">
        <w:r>
          <w:rPr>
            <w:rFonts w:ascii="Segoe UI" w:eastAsia="Times New Roman" w:hAnsi="Segoe UI" w:cs="Segoe UI"/>
            <w:b/>
            <w:bCs/>
            <w:color w:val="0056B8"/>
            <w:sz w:val="21"/>
            <w:szCs w:val="21"/>
            <w:lang w:val="de-DE"/>
          </w:rPr>
          <w:t>4. Kundensegmente und Personas</w:t>
        </w:r>
      </w:hyperlink>
      <w:r>
        <w:rPr>
          <w:rStyle w:val="toc-page1"/>
          <w:rFonts w:ascii="Segoe UI" w:eastAsia="Times New Roman" w:hAnsi="Segoe UI" w:cs="Segoe UI"/>
          <w:sz w:val="21"/>
          <w:szCs w:val="21"/>
          <w:lang w:val="de-DE"/>
        </w:rPr>
        <w:t>S. 9–11</w:t>
      </w:r>
    </w:p>
    <w:p w14:paraId="328F8431" w14:textId="77777777" w:rsidR="005E4D93" w:rsidRDefault="00000000">
      <w:pPr>
        <w:numPr>
          <w:ilvl w:val="0"/>
          <w:numId w:val="1"/>
        </w:numPr>
        <w:pBdr>
          <w:bottom w:val="dashed" w:sz="6" w:space="6" w:color="E0E0E0"/>
        </w:pBdr>
        <w:rPr>
          <w:rFonts w:ascii="Segoe UI" w:eastAsia="Times New Roman" w:hAnsi="Segoe UI" w:cs="Segoe UI"/>
          <w:color w:val="333333"/>
          <w:sz w:val="21"/>
          <w:szCs w:val="21"/>
          <w:lang w:val="de-DE"/>
        </w:rPr>
      </w:pPr>
      <w:hyperlink r:id="rId15" w:anchor="usp" w:history="1">
        <w:r>
          <w:rPr>
            <w:rFonts w:ascii="Segoe UI" w:eastAsia="Times New Roman" w:hAnsi="Segoe UI" w:cs="Segoe UI"/>
            <w:b/>
            <w:bCs/>
            <w:color w:val="0056B8"/>
            <w:sz w:val="21"/>
            <w:szCs w:val="21"/>
            <w:lang w:val="de-DE"/>
          </w:rPr>
          <w:t>5. USP – Unique Selling Proposition</w:t>
        </w:r>
      </w:hyperlink>
      <w:r>
        <w:rPr>
          <w:rStyle w:val="toc-page1"/>
          <w:rFonts w:ascii="Segoe UI" w:eastAsia="Times New Roman" w:hAnsi="Segoe UI" w:cs="Segoe UI"/>
          <w:sz w:val="21"/>
          <w:szCs w:val="21"/>
          <w:lang w:val="de-DE"/>
        </w:rPr>
        <w:t>S. 12–13</w:t>
      </w:r>
    </w:p>
    <w:p w14:paraId="46CF1C59" w14:textId="77777777" w:rsidR="005E4D93" w:rsidRDefault="00000000">
      <w:pPr>
        <w:numPr>
          <w:ilvl w:val="0"/>
          <w:numId w:val="1"/>
        </w:numPr>
        <w:pBdr>
          <w:bottom w:val="dashed" w:sz="6" w:space="6" w:color="E0E0E0"/>
        </w:pBdr>
        <w:rPr>
          <w:rFonts w:ascii="Segoe UI" w:eastAsia="Times New Roman" w:hAnsi="Segoe UI" w:cs="Segoe UI"/>
          <w:color w:val="333333"/>
          <w:sz w:val="21"/>
          <w:szCs w:val="21"/>
          <w:lang w:val="de-DE"/>
        </w:rPr>
      </w:pPr>
      <w:hyperlink r:id="rId16" w:anchor="geschaeftsmodell" w:history="1">
        <w:r>
          <w:rPr>
            <w:rFonts w:ascii="Segoe UI" w:eastAsia="Times New Roman" w:hAnsi="Segoe UI" w:cs="Segoe UI"/>
            <w:b/>
            <w:bCs/>
            <w:color w:val="0056B8"/>
            <w:sz w:val="21"/>
            <w:szCs w:val="21"/>
            <w:lang w:val="de-DE"/>
          </w:rPr>
          <w:t>6. Geschäftsmodell</w:t>
        </w:r>
      </w:hyperlink>
      <w:r>
        <w:rPr>
          <w:rStyle w:val="toc-page1"/>
          <w:rFonts w:ascii="Segoe UI" w:eastAsia="Times New Roman" w:hAnsi="Segoe UI" w:cs="Segoe UI"/>
          <w:sz w:val="21"/>
          <w:szCs w:val="21"/>
          <w:lang w:val="de-DE"/>
        </w:rPr>
        <w:t>S. 14–16</w:t>
      </w:r>
    </w:p>
    <w:p w14:paraId="127F664A" w14:textId="77777777" w:rsidR="005E4D93" w:rsidRDefault="00000000">
      <w:pPr>
        <w:numPr>
          <w:ilvl w:val="0"/>
          <w:numId w:val="1"/>
        </w:numPr>
        <w:pBdr>
          <w:bottom w:val="dashed" w:sz="6" w:space="6" w:color="E0E0E0"/>
        </w:pBdr>
        <w:spacing w:afterAutospacing="1"/>
        <w:rPr>
          <w:rFonts w:ascii="Segoe UI" w:eastAsia="Times New Roman" w:hAnsi="Segoe UI" w:cs="Segoe UI"/>
          <w:color w:val="333333"/>
          <w:sz w:val="21"/>
          <w:szCs w:val="21"/>
          <w:lang w:val="de-DE"/>
        </w:rPr>
      </w:pPr>
      <w:hyperlink r:id="rId17" w:anchor="team" w:history="1">
        <w:r>
          <w:rPr>
            <w:rFonts w:ascii="Segoe UI" w:eastAsia="Times New Roman" w:hAnsi="Segoe UI" w:cs="Segoe UI"/>
            <w:b/>
            <w:bCs/>
            <w:color w:val="0056B8"/>
            <w:sz w:val="21"/>
            <w:szCs w:val="21"/>
            <w:lang w:val="de-DE"/>
          </w:rPr>
          <w:t>7. Teamvorstellung</w:t>
        </w:r>
      </w:hyperlink>
      <w:r>
        <w:rPr>
          <w:rStyle w:val="toc-page1"/>
          <w:rFonts w:ascii="Segoe UI" w:eastAsia="Times New Roman" w:hAnsi="Segoe UI" w:cs="Segoe UI"/>
          <w:sz w:val="21"/>
          <w:szCs w:val="21"/>
          <w:lang w:val="de-DE"/>
        </w:rPr>
        <w:t>S. 17–18</w:t>
      </w:r>
    </w:p>
    <w:p w14:paraId="3C83E433" w14:textId="77777777" w:rsidR="005E4D93" w:rsidRDefault="005E4D93">
      <w:pPr>
        <w:pBdr>
          <w:bottom w:val="dashed" w:sz="6" w:space="6" w:color="E0E0E0"/>
        </w:pBdr>
        <w:spacing w:afterAutospacing="1"/>
        <w:rPr>
          <w:rFonts w:ascii="Segoe UI" w:eastAsia="Times New Roman" w:hAnsi="Segoe UI" w:cs="Segoe UI"/>
          <w:color w:val="333333"/>
          <w:sz w:val="21"/>
          <w:szCs w:val="21"/>
          <w:lang w:val="de-DE"/>
        </w:rPr>
      </w:pPr>
    </w:p>
    <w:p w14:paraId="2AD63EA9" w14:textId="77777777" w:rsidR="005E4D93" w:rsidRDefault="00000000">
      <w:pPr>
        <w:pBdr>
          <w:left w:val="single" w:sz="48" w:space="20"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1️⃣ GESCHÄFTSIDEE</w:t>
      </w:r>
    </w:p>
    <w:p w14:paraId="782EB3D4"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Worum geht es in EventPart?</w:t>
      </w:r>
    </w:p>
    <w:p w14:paraId="32B5D56F"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color w:val="444444"/>
          <w:sz w:val="21"/>
          <w:szCs w:val="21"/>
          <w:lang w:val="de-DE"/>
        </w:rPr>
        <w:t>EventPart ist eine innovative Online-Plattform, die Eventplanerinnen und Veranstalter dabei unterstützt, alle notwendigen Dienstleistungen und Bestandteile für ihre Veranstaltung an einem zentralen Ort zu finden und zu buchen. Ob Privatpersonen, kleine und mittlere Unternehmen oder Vereine – EventPart macht Eventplanung einfach, flexibel und kostengünstig.</w:t>
      </w:r>
    </w:p>
    <w:p w14:paraId="04C9E243" w14:textId="77777777" w:rsidR="005E4D93" w:rsidRDefault="00000000">
      <w:pPr>
        <w:shd w:val="clear" w:color="auto" w:fill="FFFFFF"/>
        <w:rPr>
          <w:rFonts w:ascii="Segoe UI" w:eastAsia="Times New Roman" w:hAnsi="Segoe UI" w:cs="Segoe UI"/>
          <w:color w:val="333333"/>
          <w:lang w:val="de-DE"/>
        </w:rPr>
      </w:pPr>
      <w:r>
        <w:rPr>
          <w:rFonts w:ascii="Segoe UI" w:eastAsia="Times New Roman" w:hAnsi="Segoe UI" w:cs="Segoe UI"/>
          <w:b/>
          <w:bCs/>
          <w:color w:val="003D7A"/>
          <w:lang w:val="de-DE"/>
        </w:rPr>
        <w:t>Das Problem:</w:t>
      </w:r>
      <w:r>
        <w:rPr>
          <w:rFonts w:ascii="Segoe UI" w:eastAsia="Times New Roman" w:hAnsi="Segoe UI" w:cs="Segoe UI"/>
          <w:color w:val="333333"/>
          <w:lang w:val="de-DE"/>
        </w:rPr>
        <w:t xml:space="preserve"> Der aktuelle Markt für Eventplanung ist fragmentiert und unbefriedigend. Veranstalter müssen mühsam zwischen verschiedenen Plattformen, Vermittlern und persönlichen Kontakten recherchieren, um geeignete DJ, Caterer, Techniker und andere Dienstleister zu finden. Das ist zeitaufwändig, ineffizient und teuer. </w:t>
      </w:r>
    </w:p>
    <w:p w14:paraId="4FF9DD23" w14:textId="77777777" w:rsidR="005E4D93" w:rsidRDefault="005E4D93">
      <w:pPr>
        <w:shd w:val="clear" w:color="auto" w:fill="FFFFFF"/>
        <w:rPr>
          <w:rFonts w:ascii="Segoe UI" w:eastAsia="Times New Roman" w:hAnsi="Segoe UI" w:cs="Segoe UI"/>
          <w:color w:val="333333"/>
          <w:lang w:val="de-DE"/>
        </w:rPr>
      </w:pPr>
    </w:p>
    <w:p w14:paraId="3FA5556A" w14:textId="77777777" w:rsidR="005E4D93" w:rsidRDefault="005E4D93">
      <w:pPr>
        <w:shd w:val="clear" w:color="auto" w:fill="FFFFFF"/>
        <w:rPr>
          <w:rFonts w:ascii="Segoe UI" w:eastAsia="Times New Roman" w:hAnsi="Segoe UI" w:cs="Segoe UI"/>
          <w:color w:val="333333"/>
          <w:lang w:val="de-DE"/>
        </w:rPr>
      </w:pPr>
    </w:p>
    <w:p w14:paraId="44CAAB35" w14:textId="77777777" w:rsidR="005E4D93" w:rsidRDefault="005E4D93">
      <w:pPr>
        <w:shd w:val="clear" w:color="auto" w:fill="FFFFFF"/>
        <w:rPr>
          <w:rFonts w:ascii="Segoe UI" w:eastAsia="Times New Roman" w:hAnsi="Segoe UI" w:cs="Segoe UI"/>
          <w:color w:val="333333"/>
          <w:lang w:val="de-DE"/>
        </w:rPr>
      </w:pPr>
    </w:p>
    <w:p w14:paraId="2E16F914" w14:textId="77777777" w:rsidR="005E4D93" w:rsidRDefault="005E4D93">
      <w:pPr>
        <w:shd w:val="clear" w:color="auto" w:fill="FFFFFF"/>
        <w:rPr>
          <w:rFonts w:ascii="Segoe UI" w:eastAsia="Times New Roman" w:hAnsi="Segoe UI" w:cs="Segoe UI"/>
          <w:color w:val="333333"/>
          <w:lang w:val="de-DE"/>
        </w:rPr>
      </w:pPr>
    </w:p>
    <w:p w14:paraId="425E5287" w14:textId="77777777" w:rsidR="005E4D93" w:rsidRDefault="00000000">
      <w:pPr>
        <w:pStyle w:val="Heading3"/>
        <w:shd w:val="clear" w:color="auto" w:fill="FFFFFF"/>
        <w:rPr>
          <w:color w:val="3465A4"/>
          <w:sz w:val="24"/>
          <w:szCs w:val="24"/>
        </w:rPr>
      </w:pPr>
      <w:r>
        <w:rPr>
          <w:rFonts w:ascii="Segoe UI" w:eastAsia="Times New Roman" w:hAnsi="Segoe UI" w:cs="Segoe UI"/>
          <w:color w:val="3465A4"/>
          <w:sz w:val="24"/>
          <w:szCs w:val="24"/>
          <w:lang w:val="de-DE"/>
        </w:rPr>
        <w:t>Ansprache von Kunden und Investoren (AIDA)</w:t>
      </w:r>
    </w:p>
    <w:p w14:paraId="3790CBDA" w14:textId="77777777" w:rsidR="005E4D93" w:rsidRDefault="00000000">
      <w:pPr>
        <w:pStyle w:val="BodyText"/>
        <w:rPr>
          <w:rFonts w:ascii="Segoe UI" w:eastAsia="Times New Roman" w:hAnsi="Segoe UI" w:cs="Segoe UI"/>
          <w:color w:val="333333"/>
          <w:lang w:val="de-DE"/>
        </w:rPr>
      </w:pPr>
      <w:r>
        <w:rPr>
          <w:rStyle w:val="Starkbetont"/>
          <w:color w:val="3465A4"/>
        </w:rPr>
        <w:t>Attention</w:t>
      </w:r>
      <w:r>
        <w:br/>
        <w:t>Die Planung von Events ist zeitaufwendig und intransparent. Preise, Verfügbarkeiten und Qualität von Dienstleistern sind oft schwer vergleichbar.</w:t>
      </w:r>
    </w:p>
    <w:p w14:paraId="48E9369F" w14:textId="77777777" w:rsidR="005E4D93" w:rsidRDefault="00000000">
      <w:pPr>
        <w:pStyle w:val="BodyText"/>
        <w:rPr>
          <w:rFonts w:ascii="Segoe UI" w:eastAsia="Times New Roman" w:hAnsi="Segoe UI" w:cs="Segoe UI"/>
          <w:color w:val="333333"/>
          <w:lang w:val="de-DE"/>
        </w:rPr>
      </w:pPr>
      <w:r>
        <w:rPr>
          <w:rStyle w:val="Starkbetont"/>
          <w:color w:val="3465A4"/>
        </w:rPr>
        <w:t>Interest</w:t>
      </w:r>
      <w:r>
        <w:br/>
        <w:t>EventPart bündelt alle relevanten Event-Dienstleistungen auf einer zentralen Plattform und ermöglicht eine schnelle Suche nach Preis, Bewertung und Verfügbarkeit.</w:t>
      </w:r>
    </w:p>
    <w:p w14:paraId="35E15617" w14:textId="77777777" w:rsidR="005E4D93" w:rsidRDefault="00000000">
      <w:pPr>
        <w:pStyle w:val="BodyText"/>
        <w:rPr>
          <w:rFonts w:ascii="Segoe UI" w:eastAsia="Times New Roman" w:hAnsi="Segoe UI" w:cs="Segoe UI"/>
          <w:color w:val="333333"/>
          <w:lang w:val="de-DE"/>
        </w:rPr>
      </w:pPr>
      <w:r>
        <w:rPr>
          <w:rStyle w:val="Starkbetont"/>
          <w:color w:val="3465A4"/>
        </w:rPr>
        <w:t>Desire</w:t>
      </w:r>
      <w:r>
        <w:br/>
        <w:t xml:space="preserve">Durch transparente Preise, verifizierte Bewertungen und eine einfache 3-Klick-Buchung </w:t>
      </w:r>
      <w:r>
        <w:lastRenderedPageBreak/>
        <w:t>sparen Veranstalter Zeit und gewinnen Sicherheit. Dienstleister profitieren von zusätzlicher Reichweite ohne hohen Marketingaufwand.</w:t>
      </w:r>
    </w:p>
    <w:p w14:paraId="20B09284" w14:textId="77777777" w:rsidR="005E4D93" w:rsidRDefault="00000000">
      <w:pPr>
        <w:pStyle w:val="BodyText"/>
        <w:rPr>
          <w:rFonts w:ascii="Segoe UI" w:eastAsia="Times New Roman" w:hAnsi="Segoe UI" w:cs="Segoe UI"/>
          <w:color w:val="333333"/>
          <w:lang w:val="de-DE"/>
        </w:rPr>
      </w:pPr>
      <w:r>
        <w:rPr>
          <w:rStyle w:val="Starkbetont"/>
          <w:color w:val="3465A4"/>
        </w:rPr>
        <w:t>Action</w:t>
      </w:r>
      <w:r>
        <w:br/>
        <w:t>Nutzer registrieren sich kostenlos und buchen direkt über die Plattform. Investoren erhalten Zugang zu einem skalierbaren Plattformmodell mit klaren Einnahmequellen.</w:t>
      </w:r>
    </w:p>
    <w:p w14:paraId="30F1837B" w14:textId="77777777" w:rsidR="005E4D93" w:rsidRDefault="005E4D93">
      <w:pPr>
        <w:shd w:val="clear" w:color="auto" w:fill="FFFFFF"/>
        <w:rPr>
          <w:rFonts w:ascii="Segoe UI" w:eastAsia="Times New Roman" w:hAnsi="Segoe UI" w:cs="Segoe UI"/>
          <w:color w:val="333333"/>
          <w:lang w:val="de-DE"/>
        </w:rPr>
      </w:pPr>
    </w:p>
    <w:p w14:paraId="3C4DE1FF" w14:textId="77777777" w:rsidR="005E4D93" w:rsidRDefault="005E4D93">
      <w:pPr>
        <w:shd w:val="clear" w:color="auto" w:fill="FFFFFF"/>
        <w:rPr>
          <w:rFonts w:ascii="Segoe UI" w:eastAsia="Times New Roman" w:hAnsi="Segoe UI" w:cs="Segoe UI"/>
          <w:color w:val="333333"/>
          <w:lang w:val="de-DE"/>
        </w:rPr>
      </w:pPr>
    </w:p>
    <w:p w14:paraId="12E3C516" w14:textId="77777777" w:rsidR="005E4D93" w:rsidRDefault="005E4D93">
      <w:pPr>
        <w:shd w:val="clear" w:color="auto" w:fill="FFFFFF"/>
        <w:rPr>
          <w:rFonts w:ascii="Segoe UI" w:eastAsia="Times New Roman" w:hAnsi="Segoe UI" w:cs="Segoe UI"/>
          <w:color w:val="333333"/>
          <w:lang w:val="de-DE"/>
        </w:rPr>
      </w:pPr>
    </w:p>
    <w:p w14:paraId="470CA17A"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Die Lösung von EventPart</w:t>
      </w:r>
    </w:p>
    <w:p w14:paraId="4A9B9FE9"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color w:val="444444"/>
          <w:sz w:val="21"/>
          <w:szCs w:val="21"/>
          <w:lang w:val="de-DE"/>
        </w:rPr>
        <w:t>EventPart löst dieses Problem durch eine benutzerfreundliche, zentralisierte Plattform, auf der:</w:t>
      </w:r>
    </w:p>
    <w:p w14:paraId="4F527846" w14:textId="77777777" w:rsidR="005E4D93" w:rsidRDefault="00000000">
      <w:pPr>
        <w:numPr>
          <w:ilvl w:val="0"/>
          <w:numId w:val="2"/>
        </w:numPr>
        <w:shd w:val="clear" w:color="auto" w:fill="FFFFFF"/>
        <w:spacing w:beforeAutospacing="1"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Veranstalter alle Dienstleistungen rund um Events an einem Ort finden</w:t>
      </w:r>
    </w:p>
    <w:p w14:paraId="29DCEBF9" w14:textId="77777777" w:rsidR="005E4D93" w:rsidRDefault="00000000">
      <w:pPr>
        <w:numPr>
          <w:ilvl w:val="0"/>
          <w:numId w:val="2"/>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Lokale Anbieter ihre Dienstleistungen einfach anbieten und verwalten können</w:t>
      </w:r>
    </w:p>
    <w:p w14:paraId="1B55816E" w14:textId="77777777" w:rsidR="005E4D93" w:rsidRDefault="00000000">
      <w:pPr>
        <w:numPr>
          <w:ilvl w:val="0"/>
          <w:numId w:val="2"/>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Buchungen in wenigen Klicks erfolgen</w:t>
      </w:r>
    </w:p>
    <w:p w14:paraId="3A5327DC" w14:textId="77777777" w:rsidR="005E4D93" w:rsidRDefault="00000000">
      <w:pPr>
        <w:numPr>
          <w:ilvl w:val="0"/>
          <w:numId w:val="2"/>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Bewertungen und Transparenz Vertrauen schaffen</w:t>
      </w:r>
    </w:p>
    <w:p w14:paraId="232D0707"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Mission &amp; Vision</w:t>
      </w:r>
    </w:p>
    <w:p w14:paraId="117364CC"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Style w:val="Strong"/>
          <w:rFonts w:ascii="Segoe UI" w:hAnsi="Segoe UI" w:cs="Segoe UI"/>
          <w:color w:val="444444"/>
          <w:sz w:val="21"/>
          <w:szCs w:val="21"/>
          <w:lang w:val="de-DE"/>
        </w:rPr>
        <w:t>Mission:</w:t>
      </w:r>
      <w:r>
        <w:rPr>
          <w:rFonts w:ascii="Segoe UI" w:hAnsi="Segoe UI" w:cs="Segoe UI"/>
          <w:color w:val="444444"/>
          <w:sz w:val="21"/>
          <w:szCs w:val="21"/>
          <w:lang w:val="de-DE"/>
        </w:rPr>
        <w:t xml:space="preserve"> Eventplanung – einfach, flexibel und zugänglich für alle.</w:t>
      </w:r>
    </w:p>
    <w:p w14:paraId="12EEA401"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Style w:val="Strong"/>
          <w:rFonts w:ascii="Segoe UI" w:hAnsi="Segoe UI" w:cs="Segoe UI"/>
          <w:color w:val="444444"/>
          <w:sz w:val="21"/>
          <w:szCs w:val="21"/>
          <w:lang w:val="de-DE"/>
        </w:rPr>
        <w:t>Vision:</w:t>
      </w:r>
      <w:r>
        <w:rPr>
          <w:rFonts w:ascii="Segoe UI" w:hAnsi="Segoe UI" w:cs="Segoe UI"/>
          <w:color w:val="444444"/>
          <w:sz w:val="21"/>
          <w:szCs w:val="21"/>
          <w:lang w:val="de-DE"/>
        </w:rPr>
        <w:t xml:space="preserve"> EventPart wird die erste Anlaufstelle für Eventplanung im deutschsprachigen Raum, auf der Veranstalter und Anbieter sich vertrauen können.</w:t>
      </w:r>
    </w:p>
    <w:p w14:paraId="68166F30"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Geografischer Fokus</w:t>
      </w:r>
    </w:p>
    <w:p w14:paraId="3FB46073"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color w:val="444444"/>
          <w:sz w:val="21"/>
          <w:szCs w:val="21"/>
          <w:lang w:val="de-DE"/>
        </w:rPr>
        <w:t>Die Plattform ist digital und ortsunabhängig, funktioniert jedoch mit lokalen Schwerpunkten:</w:t>
      </w:r>
    </w:p>
    <w:p w14:paraId="05E4F7B8" w14:textId="77777777" w:rsidR="005E4D93" w:rsidRDefault="00000000">
      <w:pPr>
        <w:numPr>
          <w:ilvl w:val="0"/>
          <w:numId w:val="3"/>
        </w:numPr>
        <w:shd w:val="clear" w:color="auto" w:fill="FFFFFF"/>
        <w:spacing w:beforeAutospacing="1" w:after="120"/>
        <w:ind w:left="1050"/>
        <w:rPr>
          <w:rFonts w:ascii="Segoe UI" w:eastAsia="Times New Roman" w:hAnsi="Segoe UI" w:cs="Segoe UI"/>
          <w:color w:val="444444"/>
          <w:sz w:val="21"/>
          <w:szCs w:val="21"/>
          <w:lang w:val="en-GB"/>
        </w:rPr>
      </w:pPr>
      <w:r>
        <w:rPr>
          <w:rStyle w:val="Strong"/>
          <w:rFonts w:ascii="Segoe UI" w:eastAsia="Times New Roman" w:hAnsi="Segoe UI" w:cs="Segoe UI"/>
          <w:color w:val="444444"/>
          <w:sz w:val="21"/>
          <w:szCs w:val="21"/>
          <w:lang w:val="en-GB"/>
        </w:rPr>
        <w:t>Start-Fokus:</w:t>
      </w:r>
      <w:r>
        <w:rPr>
          <w:rFonts w:ascii="Segoe UI" w:eastAsia="Times New Roman" w:hAnsi="Segoe UI" w:cs="Segoe UI"/>
          <w:color w:val="444444"/>
          <w:sz w:val="21"/>
          <w:szCs w:val="21"/>
          <w:lang w:val="en-GB"/>
        </w:rPr>
        <w:t xml:space="preserve"> Tirol (Innsbruck, Völs, Lienz)</w:t>
      </w:r>
    </w:p>
    <w:p w14:paraId="3BFFFC73" w14:textId="77777777" w:rsidR="005E4D93" w:rsidRDefault="00000000">
      <w:pPr>
        <w:numPr>
          <w:ilvl w:val="0"/>
          <w:numId w:val="3"/>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Mittelfristig:</w:t>
      </w:r>
      <w:r>
        <w:rPr>
          <w:rFonts w:ascii="Segoe UI" w:eastAsia="Times New Roman" w:hAnsi="Segoe UI" w:cs="Segoe UI"/>
          <w:color w:val="444444"/>
          <w:sz w:val="21"/>
          <w:szCs w:val="21"/>
          <w:lang w:val="de-DE"/>
        </w:rPr>
        <w:t xml:space="preserve"> Ausweitung auf Österreich</w:t>
      </w:r>
    </w:p>
    <w:p w14:paraId="6684A0DD" w14:textId="77777777" w:rsidR="005E4D93" w:rsidRDefault="00000000">
      <w:pPr>
        <w:numPr>
          <w:ilvl w:val="0"/>
          <w:numId w:val="3"/>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Langfristig:</w:t>
      </w:r>
      <w:r>
        <w:rPr>
          <w:rFonts w:ascii="Segoe UI" w:eastAsia="Times New Roman" w:hAnsi="Segoe UI" w:cs="Segoe UI"/>
          <w:color w:val="444444"/>
          <w:sz w:val="21"/>
          <w:szCs w:val="21"/>
          <w:lang w:val="de-DE"/>
        </w:rPr>
        <w:t xml:space="preserve"> Deutschsprachiger Raum (Deutschland, Schweiz)</w:t>
      </w:r>
    </w:p>
    <w:p w14:paraId="091C3D5E" w14:textId="77777777" w:rsidR="005E4D93" w:rsidRDefault="005E4D93">
      <w:pPr>
        <w:shd w:val="clear" w:color="auto" w:fill="FFFFFF"/>
        <w:spacing w:after="120"/>
        <w:rPr>
          <w:rFonts w:ascii="Segoe UI" w:eastAsia="Times New Roman" w:hAnsi="Segoe UI" w:cs="Segoe UI"/>
          <w:color w:val="444444"/>
          <w:sz w:val="21"/>
          <w:szCs w:val="21"/>
          <w:lang w:val="de-DE"/>
        </w:rPr>
      </w:pPr>
    </w:p>
    <w:p w14:paraId="1B6AF506" w14:textId="77777777" w:rsidR="005E4D93" w:rsidRDefault="00000000">
      <w:pPr>
        <w:pBdr>
          <w:left w:val="single" w:sz="48" w:space="14"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2️⃣ PRODUKT ODER DIENSTLEISTUNG</w:t>
      </w:r>
    </w:p>
    <w:p w14:paraId="7146B1A8"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Was bietet EventPart konkret an?</w:t>
      </w:r>
    </w:p>
    <w:p w14:paraId="401A6900"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Für Veranstalter (Kunden):</w:t>
      </w:r>
    </w:p>
    <w:p w14:paraId="503AFF4A" w14:textId="77777777" w:rsidR="005E4D93" w:rsidRDefault="00000000">
      <w:pPr>
        <w:numPr>
          <w:ilvl w:val="0"/>
          <w:numId w:val="4"/>
        </w:numPr>
        <w:shd w:val="clear" w:color="auto" w:fill="FFFFFF"/>
        <w:spacing w:beforeAutospacing="1"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lastRenderedPageBreak/>
        <w:t>Umfassender Service-Katalog:</w:t>
      </w:r>
      <w:r>
        <w:rPr>
          <w:rFonts w:ascii="Segoe UI" w:eastAsia="Times New Roman" w:hAnsi="Segoe UI" w:cs="Segoe UI"/>
          <w:color w:val="444444"/>
          <w:sz w:val="21"/>
          <w:szCs w:val="21"/>
          <w:lang w:val="de-DE"/>
        </w:rPr>
        <w:t xml:space="preserve"> DJ, Catering, Techniker, Dekorateur, Moderatoren, Musikensembles, Fotografen</w:t>
      </w:r>
    </w:p>
    <w:p w14:paraId="02608F01" w14:textId="77777777" w:rsidR="005E4D93" w:rsidRDefault="00000000">
      <w:pPr>
        <w:numPr>
          <w:ilvl w:val="0"/>
          <w:numId w:val="4"/>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Einfache Suchmöglichkeit:</w:t>
      </w:r>
      <w:r>
        <w:rPr>
          <w:rFonts w:ascii="Segoe UI" w:eastAsia="Times New Roman" w:hAnsi="Segoe UI" w:cs="Segoe UI"/>
          <w:color w:val="444444"/>
          <w:sz w:val="21"/>
          <w:szCs w:val="21"/>
          <w:lang w:val="de-DE"/>
        </w:rPr>
        <w:t xml:space="preserve"> Nach Kategorie, Bewertung, Preis und Verfügbarkeit filtern</w:t>
      </w:r>
    </w:p>
    <w:p w14:paraId="4D5ADA07" w14:textId="77777777" w:rsidR="005E4D93" w:rsidRDefault="00000000">
      <w:pPr>
        <w:numPr>
          <w:ilvl w:val="0"/>
          <w:numId w:val="4"/>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3-Klick-Buchung:</w:t>
      </w:r>
      <w:r>
        <w:rPr>
          <w:rFonts w:ascii="Segoe UI" w:eastAsia="Times New Roman" w:hAnsi="Segoe UI" w:cs="Segoe UI"/>
          <w:color w:val="444444"/>
          <w:sz w:val="21"/>
          <w:szCs w:val="21"/>
          <w:lang w:val="de-DE"/>
        </w:rPr>
        <w:t xml:space="preserve"> Minimale Klicks vom Interesse zur Buchungsanfrage</w:t>
      </w:r>
    </w:p>
    <w:p w14:paraId="316B0F05" w14:textId="77777777" w:rsidR="005E4D93" w:rsidRDefault="00000000">
      <w:pPr>
        <w:numPr>
          <w:ilvl w:val="0"/>
          <w:numId w:val="4"/>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Bewertungs- und Empfehlungssystem:</w:t>
      </w:r>
      <w:r>
        <w:rPr>
          <w:rFonts w:ascii="Segoe UI" w:eastAsia="Times New Roman" w:hAnsi="Segoe UI" w:cs="Segoe UI"/>
          <w:color w:val="444444"/>
          <w:sz w:val="21"/>
          <w:szCs w:val="21"/>
          <w:lang w:val="de-DE"/>
        </w:rPr>
        <w:t xml:space="preserve"> Vertrauen durch Transparenz</w:t>
      </w:r>
    </w:p>
    <w:p w14:paraId="732C0070" w14:textId="77777777" w:rsidR="005E4D93" w:rsidRDefault="00000000">
      <w:pPr>
        <w:numPr>
          <w:ilvl w:val="0"/>
          <w:numId w:val="4"/>
        </w:numPr>
        <w:shd w:val="clear" w:color="auto" w:fill="FFFFFF" w:themeFill="background1"/>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Sichere Bezahlung:</w:t>
      </w:r>
      <w:r>
        <w:rPr>
          <w:rFonts w:ascii="Segoe UI" w:eastAsia="Times New Roman" w:hAnsi="Segoe UI" w:cs="Segoe UI"/>
          <w:color w:val="444444"/>
          <w:sz w:val="21"/>
          <w:szCs w:val="21"/>
          <w:lang w:val="de-DE"/>
        </w:rPr>
        <w:t xml:space="preserve"> Integriertes Payment-System mit Zahlungsgarantie</w:t>
      </w:r>
    </w:p>
    <w:p w14:paraId="7A19CFC8" w14:textId="77777777" w:rsidR="005E4D93" w:rsidRDefault="005E4D93">
      <w:pPr>
        <w:shd w:val="clear" w:color="auto" w:fill="FFFFFF" w:themeFill="background1"/>
        <w:spacing w:after="120"/>
        <w:rPr>
          <w:rFonts w:ascii="Segoe UI" w:eastAsia="Times New Roman" w:hAnsi="Segoe UI" w:cs="Segoe UI"/>
          <w:color w:val="444444"/>
          <w:sz w:val="21"/>
          <w:szCs w:val="21"/>
          <w:lang w:val="de-DE"/>
        </w:rPr>
      </w:pPr>
    </w:p>
    <w:p w14:paraId="4B4518AD" w14:textId="77777777" w:rsidR="005E4D93" w:rsidRDefault="005E4D93">
      <w:pPr>
        <w:shd w:val="clear" w:color="auto" w:fill="FFFFFF"/>
        <w:spacing w:before="270" w:after="150"/>
        <w:outlineLvl w:val="4"/>
        <w:rPr>
          <w:rFonts w:ascii="Segoe UI" w:eastAsia="Times New Roman" w:hAnsi="Segoe UI" w:cs="Segoe UI"/>
          <w:color w:val="444444"/>
          <w:sz w:val="21"/>
          <w:szCs w:val="21"/>
          <w:lang w:val="de-DE"/>
        </w:rPr>
      </w:pPr>
    </w:p>
    <w:p w14:paraId="34D089C7"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Für Dienstleister (Anbieter):</w:t>
      </w:r>
    </w:p>
    <w:p w14:paraId="3F426478" w14:textId="77777777" w:rsidR="005E4D93" w:rsidRDefault="00000000">
      <w:pPr>
        <w:numPr>
          <w:ilvl w:val="0"/>
          <w:numId w:val="5"/>
        </w:numPr>
        <w:shd w:val="clear" w:color="auto" w:fill="FFFFFF"/>
        <w:spacing w:beforeAutospacing="1"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Einfaches Profil-Management:</w:t>
      </w:r>
      <w:r>
        <w:rPr>
          <w:rFonts w:ascii="Segoe UI" w:eastAsia="Times New Roman" w:hAnsi="Segoe UI" w:cs="Segoe UI"/>
          <w:color w:val="444444"/>
          <w:sz w:val="21"/>
          <w:szCs w:val="21"/>
          <w:lang w:val="de-DE"/>
        </w:rPr>
        <w:t xml:space="preserve"> Selbstverwaltung der Angebote, Verfügbarkeiten, Preise</w:t>
      </w:r>
    </w:p>
    <w:p w14:paraId="71152CE0" w14:textId="77777777" w:rsidR="005E4D93" w:rsidRDefault="00000000">
      <w:pPr>
        <w:numPr>
          <w:ilvl w:val="0"/>
          <w:numId w:val="5"/>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Lead-Generierung:</w:t>
      </w:r>
      <w:r>
        <w:rPr>
          <w:rFonts w:ascii="Segoe UI" w:eastAsia="Times New Roman" w:hAnsi="Segoe UI" w:cs="Segoe UI"/>
          <w:color w:val="444444"/>
          <w:sz w:val="21"/>
          <w:szCs w:val="21"/>
          <w:lang w:val="de-DE"/>
        </w:rPr>
        <w:t xml:space="preserve"> Direkter Kontakt zu potenziellen Kunden</w:t>
      </w:r>
    </w:p>
    <w:p w14:paraId="5467930C" w14:textId="77777777" w:rsidR="005E4D93" w:rsidRDefault="00000000">
      <w:pPr>
        <w:numPr>
          <w:ilvl w:val="0"/>
          <w:numId w:val="5"/>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Bewertungsverwaltung:</w:t>
      </w:r>
      <w:r>
        <w:rPr>
          <w:rFonts w:ascii="Segoe UI" w:eastAsia="Times New Roman" w:hAnsi="Segoe UI" w:cs="Segoe UI"/>
          <w:color w:val="444444"/>
          <w:sz w:val="21"/>
          <w:szCs w:val="21"/>
          <w:lang w:val="de-DE"/>
        </w:rPr>
        <w:t xml:space="preserve"> Feedback transparentieren und auf Rezensionen reagieren</w:t>
      </w:r>
    </w:p>
    <w:p w14:paraId="24810F00" w14:textId="77777777" w:rsidR="005E4D93" w:rsidRDefault="00000000">
      <w:pPr>
        <w:numPr>
          <w:ilvl w:val="0"/>
          <w:numId w:val="5"/>
        </w:numPr>
        <w:shd w:val="clear" w:color="auto" w:fill="FFFFFF" w:themeFill="background1"/>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Event-Statistiken:</w:t>
      </w:r>
      <w:r>
        <w:rPr>
          <w:rFonts w:ascii="Segoe UI" w:eastAsia="Times New Roman" w:hAnsi="Segoe UI" w:cs="Segoe UI"/>
          <w:color w:val="444444"/>
          <w:sz w:val="21"/>
          <w:szCs w:val="21"/>
          <w:lang w:val="de-DE"/>
        </w:rPr>
        <w:t xml:space="preserve"> Dashboard mit Buchungen, Einnahmen, Trends</w:t>
      </w:r>
    </w:p>
    <w:p w14:paraId="06292C19" w14:textId="77777777" w:rsidR="005E4D93" w:rsidRDefault="005E4D93">
      <w:pPr>
        <w:shd w:val="clear" w:color="auto" w:fill="FFFFFF" w:themeFill="background1"/>
        <w:spacing w:after="120"/>
        <w:rPr>
          <w:rFonts w:ascii="Segoe UI" w:eastAsia="Times New Roman" w:hAnsi="Segoe UI" w:cs="Segoe UI"/>
          <w:color w:val="444444"/>
          <w:sz w:val="21"/>
          <w:szCs w:val="21"/>
          <w:lang w:val="de-DE"/>
        </w:rPr>
      </w:pPr>
    </w:p>
    <w:p w14:paraId="748D7E4A"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Kundennutzen und Vorteile</w:t>
      </w:r>
    </w:p>
    <w:tbl>
      <w:tblPr>
        <w:tblW w:w="5000" w:type="pct"/>
        <w:tblLayout w:type="fixed"/>
        <w:tblCellMar>
          <w:top w:w="165" w:type="dxa"/>
          <w:left w:w="150" w:type="dxa"/>
          <w:bottom w:w="165" w:type="dxa"/>
          <w:right w:w="150" w:type="dxa"/>
        </w:tblCellMar>
        <w:tblLook w:val="04A0" w:firstRow="1" w:lastRow="0" w:firstColumn="1" w:lastColumn="0" w:noHBand="0" w:noVBand="1"/>
      </w:tblPr>
      <w:tblGrid>
        <w:gridCol w:w="2443"/>
        <w:gridCol w:w="2659"/>
        <w:gridCol w:w="1928"/>
        <w:gridCol w:w="2026"/>
      </w:tblGrid>
      <w:tr w:rsidR="005E4D93" w14:paraId="67D7AB22" w14:textId="77777777">
        <w:trPr>
          <w:tblHeader/>
        </w:trPr>
        <w:tc>
          <w:tcPr>
            <w:tcW w:w="2447" w:type="dxa"/>
            <w:tcBorders>
              <w:top w:val="single" w:sz="6" w:space="0" w:color="0056B8"/>
              <w:left w:val="single" w:sz="6" w:space="0" w:color="0056B8"/>
              <w:bottom w:val="single" w:sz="6" w:space="0" w:color="0056B8"/>
              <w:right w:val="single" w:sz="6" w:space="0" w:color="0056B8"/>
            </w:tcBorders>
            <w:vAlign w:val="center"/>
          </w:tcPr>
          <w:p w14:paraId="7332DA76"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Problem</w:t>
            </w:r>
          </w:p>
        </w:tc>
        <w:tc>
          <w:tcPr>
            <w:tcW w:w="2664" w:type="dxa"/>
            <w:tcBorders>
              <w:top w:val="single" w:sz="6" w:space="0" w:color="0056B8"/>
              <w:left w:val="single" w:sz="6" w:space="0" w:color="0056B8"/>
              <w:bottom w:val="single" w:sz="6" w:space="0" w:color="0056B8"/>
              <w:right w:val="single" w:sz="6" w:space="0" w:color="0056B8"/>
            </w:tcBorders>
            <w:vAlign w:val="center"/>
          </w:tcPr>
          <w:p w14:paraId="00F3CB32"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Bisherige Lösung</w:t>
            </w:r>
          </w:p>
        </w:tc>
        <w:tc>
          <w:tcPr>
            <w:tcW w:w="1931" w:type="dxa"/>
            <w:tcBorders>
              <w:top w:val="single" w:sz="6" w:space="0" w:color="0056B8"/>
              <w:left w:val="single" w:sz="6" w:space="0" w:color="0056B8"/>
              <w:bottom w:val="single" w:sz="6" w:space="0" w:color="0056B8"/>
              <w:right w:val="single" w:sz="6" w:space="0" w:color="0056B8"/>
            </w:tcBorders>
            <w:vAlign w:val="center"/>
          </w:tcPr>
          <w:p w14:paraId="23C6E70D"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EventPart Lösung</w:t>
            </w:r>
          </w:p>
        </w:tc>
        <w:tc>
          <w:tcPr>
            <w:tcW w:w="2029" w:type="dxa"/>
            <w:tcBorders>
              <w:top w:val="single" w:sz="6" w:space="0" w:color="0056B8"/>
              <w:left w:val="single" w:sz="6" w:space="0" w:color="0056B8"/>
              <w:bottom w:val="single" w:sz="6" w:space="0" w:color="0056B8"/>
              <w:right w:val="single" w:sz="6" w:space="0" w:color="0056B8"/>
            </w:tcBorders>
            <w:vAlign w:val="center"/>
          </w:tcPr>
          <w:p w14:paraId="209AA5CF"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Vorteil</w:t>
            </w:r>
          </w:p>
        </w:tc>
      </w:tr>
      <w:tr w:rsidR="005E4D93" w14:paraId="635BE69C" w14:textId="77777777">
        <w:tc>
          <w:tcPr>
            <w:tcW w:w="2447"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7CD30FF"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Dienstleister schwer zu finden</w:t>
            </w:r>
          </w:p>
        </w:tc>
        <w:tc>
          <w:tcPr>
            <w:tcW w:w="2664"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75DD8F89"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Fiverr, Mundpropaganda, lange Recherche</w:t>
            </w:r>
          </w:p>
        </w:tc>
        <w:tc>
          <w:tcPr>
            <w:tcW w:w="1931"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4FD85FFF"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Zentrale Plattform</w:t>
            </w:r>
          </w:p>
        </w:tc>
        <w:tc>
          <w:tcPr>
            <w:tcW w:w="2029"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3AE7A2C3"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Zeit sparen, Qualität prüfen</w:t>
            </w:r>
          </w:p>
        </w:tc>
      </w:tr>
      <w:tr w:rsidR="005E4D93" w14:paraId="7F2EAEAA" w14:textId="77777777">
        <w:tc>
          <w:tcPr>
            <w:tcW w:w="2447"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7AACB5B"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Unterschiedliche Angebote vergleichen</w:t>
            </w:r>
          </w:p>
        </w:tc>
        <w:tc>
          <w:tcPr>
            <w:tcW w:w="2664"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4E485659"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Einzelne Anfragen an mehrere</w:t>
            </w:r>
          </w:p>
        </w:tc>
        <w:tc>
          <w:tcPr>
            <w:tcW w:w="1931"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48256A93"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One-Stop-Shop</w:t>
            </w:r>
          </w:p>
        </w:tc>
        <w:tc>
          <w:tcPr>
            <w:tcW w:w="2029"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E7665DD"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Übersicht und Transparenz</w:t>
            </w:r>
          </w:p>
        </w:tc>
      </w:tr>
      <w:tr w:rsidR="005E4D93" w14:paraId="61115EB4" w14:textId="77777777">
        <w:tc>
          <w:tcPr>
            <w:tcW w:w="2447"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3CEFB8BA"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Preisvergleich schwierig</w:t>
            </w:r>
          </w:p>
        </w:tc>
        <w:tc>
          <w:tcPr>
            <w:tcW w:w="2664"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38E92E8"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Verhandlung, versteckte Gebühren</w:t>
            </w:r>
          </w:p>
        </w:tc>
        <w:tc>
          <w:tcPr>
            <w:tcW w:w="1931"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1FA6B83B"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Alle Preise sichtbar</w:t>
            </w:r>
          </w:p>
        </w:tc>
        <w:tc>
          <w:tcPr>
            <w:tcW w:w="2029"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9F68321"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Kostenkontrolle</w:t>
            </w:r>
          </w:p>
        </w:tc>
      </w:tr>
      <w:tr w:rsidR="005E4D93" w14:paraId="4DB49733" w14:textId="77777777">
        <w:tc>
          <w:tcPr>
            <w:tcW w:w="2447"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726B17CC"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lastRenderedPageBreak/>
              <w:t>Vertrauensfrage</w:t>
            </w:r>
          </w:p>
        </w:tc>
        <w:tc>
          <w:tcPr>
            <w:tcW w:w="2664"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117CE958"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Empfehlungen von Freunden</w:t>
            </w:r>
          </w:p>
        </w:tc>
        <w:tc>
          <w:tcPr>
            <w:tcW w:w="1931"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00108EBE"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Bewertungssystem</w:t>
            </w:r>
          </w:p>
        </w:tc>
        <w:tc>
          <w:tcPr>
            <w:tcW w:w="2029"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1640C43A"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Sicherheit, Feedback</w:t>
            </w:r>
          </w:p>
        </w:tc>
      </w:tr>
    </w:tbl>
    <w:p w14:paraId="24195484" w14:textId="77777777" w:rsidR="005E4D93" w:rsidRDefault="00000000">
      <w:pPr>
        <w:pBdr>
          <w:left w:val="single" w:sz="48" w:space="14" w:color="D4A574"/>
        </w:pBdr>
        <w:shd w:val="clear" w:color="auto" w:fill="FFFFFF" w:themeFill="background1"/>
        <w:spacing w:beforeAutospacing="1" w:after="300"/>
        <w:outlineLvl w:val="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3️⃣ MARKTANALYSE</w:t>
      </w:r>
    </w:p>
    <w:p w14:paraId="7ACC1D2C"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In welchem Markt bewegen unsere Kunden sich?</w:t>
      </w:r>
    </w:p>
    <w:p w14:paraId="03881D4B"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color w:val="444444"/>
          <w:sz w:val="21"/>
          <w:szCs w:val="21"/>
          <w:lang w:val="de-DE"/>
        </w:rPr>
        <w:t>Der Event- und Veranstaltungsmarkt in Österreich ist dynamisch und bietet großes Wachstumspotenzial:</w:t>
      </w:r>
    </w:p>
    <w:p w14:paraId="17D886E9" w14:textId="77777777" w:rsidR="005E4D93" w:rsidRDefault="00000000">
      <w:pPr>
        <w:numPr>
          <w:ilvl w:val="0"/>
          <w:numId w:val="6"/>
        </w:numPr>
        <w:shd w:val="clear" w:color="auto" w:fill="FFFFFF"/>
        <w:spacing w:beforeAutospacing="1"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Marktvolumen:</w:t>
      </w:r>
      <w:r>
        <w:rPr>
          <w:rFonts w:ascii="Segoe UI" w:eastAsia="Times New Roman" w:hAnsi="Segoe UI" w:cs="Segoe UI"/>
          <w:color w:val="444444"/>
          <w:sz w:val="21"/>
          <w:szCs w:val="21"/>
          <w:lang w:val="de-DE"/>
        </w:rPr>
        <w:t xml:space="preserve"> Der österreichische Eventmarkt wächst jährlich um 4–6%</w:t>
      </w:r>
    </w:p>
    <w:p w14:paraId="68BC691E" w14:textId="77777777" w:rsidR="005E4D93" w:rsidRDefault="00000000">
      <w:pPr>
        <w:numPr>
          <w:ilvl w:val="0"/>
          <w:numId w:val="6"/>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Privatveranstaltungen:</w:t>
      </w:r>
      <w:r>
        <w:rPr>
          <w:rFonts w:ascii="Segoe UI" w:eastAsia="Times New Roman" w:hAnsi="Segoe UI" w:cs="Segoe UI"/>
          <w:color w:val="444444"/>
          <w:sz w:val="21"/>
          <w:szCs w:val="21"/>
          <w:lang w:val="de-DE"/>
        </w:rPr>
        <w:t xml:space="preserve"> 50.000+ Hochzeiten, Geburtstage, Firmenfeiern jährlich in Österreich</w:t>
      </w:r>
    </w:p>
    <w:p w14:paraId="1F1980E3" w14:textId="77777777" w:rsidR="005E4D93" w:rsidRDefault="00000000">
      <w:pPr>
        <w:numPr>
          <w:ilvl w:val="0"/>
          <w:numId w:val="6"/>
        </w:numPr>
        <w:shd w:val="clear" w:color="auto" w:fill="FFFFFF" w:themeFill="background1"/>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Dienstleistungsnachfrage:</w:t>
      </w:r>
      <w:r>
        <w:rPr>
          <w:rFonts w:ascii="Segoe UI" w:eastAsia="Times New Roman" w:hAnsi="Segoe UI" w:cs="Segoe UI"/>
          <w:color w:val="444444"/>
          <w:sz w:val="21"/>
          <w:szCs w:val="21"/>
          <w:lang w:val="de-DE"/>
        </w:rPr>
        <w:t xml:space="preserve"> Alle Events benötigen mindestens 3–5 externe Dienstleistungen</w:t>
      </w:r>
    </w:p>
    <w:p w14:paraId="307247E7"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2B3D2EAE" w14:textId="77777777" w:rsidR="005E4D93" w:rsidRDefault="00000000">
      <w:pPr>
        <w:shd w:val="clear" w:color="auto" w:fill="FFFFFF"/>
        <w:jc w:val="center"/>
        <w:rPr>
          <w:rFonts w:ascii="Segoe UI" w:eastAsia="Times New Roman" w:hAnsi="Segoe UI" w:cs="Segoe UI"/>
          <w:b/>
          <w:bCs/>
          <w:color w:val="FFDCA6"/>
          <w:sz w:val="36"/>
          <w:szCs w:val="36"/>
          <w:lang w:val="de-DE"/>
        </w:rPr>
      </w:pPr>
      <w:r>
        <w:rPr>
          <w:rFonts w:ascii="Segoe UI" w:eastAsia="Times New Roman" w:hAnsi="Segoe UI" w:cs="Segoe UI"/>
          <w:b/>
          <w:bCs/>
          <w:color w:val="FFDCA6"/>
          <w:sz w:val="36"/>
          <w:szCs w:val="36"/>
          <w:lang w:val="de-DE"/>
        </w:rPr>
        <w:t>4–6%</w:t>
      </w:r>
    </w:p>
    <w:p w14:paraId="653480CE" w14:textId="77777777" w:rsidR="005E4D93" w:rsidRDefault="00000000">
      <w:pPr>
        <w:shd w:val="clear" w:color="auto" w:fill="FFFFFF"/>
        <w:jc w:val="center"/>
        <w:rPr>
          <w:color w:val="000000"/>
        </w:rPr>
      </w:pPr>
      <w:r>
        <w:rPr>
          <w:rFonts w:ascii="Segoe UI" w:eastAsia="Times New Roman" w:hAnsi="Segoe UI" w:cs="Segoe UI"/>
          <w:color w:val="000000"/>
          <w:sz w:val="18"/>
          <w:szCs w:val="18"/>
          <w:lang w:val="de-DE"/>
        </w:rPr>
        <w:t>jährliches Marktwachstum</w:t>
      </w:r>
    </w:p>
    <w:p w14:paraId="2A3E5680" w14:textId="77777777" w:rsidR="005E4D93" w:rsidRDefault="00000000">
      <w:pPr>
        <w:shd w:val="clear" w:color="auto" w:fill="FFFFFF"/>
        <w:jc w:val="center"/>
        <w:rPr>
          <w:rFonts w:ascii="Segoe UI" w:eastAsia="Times New Roman" w:hAnsi="Segoe UI" w:cs="Segoe UI"/>
          <w:b/>
          <w:bCs/>
          <w:color w:val="FFDCA6"/>
          <w:sz w:val="36"/>
          <w:szCs w:val="36"/>
          <w:lang w:val="de-DE"/>
        </w:rPr>
      </w:pPr>
      <w:r>
        <w:rPr>
          <w:rFonts w:ascii="Segoe UI" w:eastAsia="Times New Roman" w:hAnsi="Segoe UI" w:cs="Segoe UI"/>
          <w:b/>
          <w:bCs/>
          <w:color w:val="FFDCA6"/>
          <w:sz w:val="36"/>
          <w:szCs w:val="36"/>
          <w:lang w:val="de-DE"/>
        </w:rPr>
        <w:t>50.000+</w:t>
      </w:r>
    </w:p>
    <w:p w14:paraId="3489230C" w14:textId="77777777" w:rsidR="005E4D93" w:rsidRDefault="00000000">
      <w:pPr>
        <w:shd w:val="clear" w:color="auto" w:fill="FFFFFF"/>
        <w:jc w:val="center"/>
        <w:rPr>
          <w:color w:val="000000"/>
        </w:rPr>
      </w:pPr>
      <w:r>
        <w:rPr>
          <w:rFonts w:ascii="Segoe UI" w:eastAsia="Times New Roman" w:hAnsi="Segoe UI" w:cs="Segoe UI"/>
          <w:color w:val="000000"/>
          <w:sz w:val="18"/>
          <w:szCs w:val="18"/>
          <w:lang w:val="de-DE"/>
        </w:rPr>
        <w:t xml:space="preserve">Events pro Jahr in </w:t>
      </w:r>
      <w:commentRangeStart w:id="0"/>
      <w:r>
        <w:rPr>
          <w:rFonts w:ascii="Segoe UI" w:eastAsia="Times New Roman" w:hAnsi="Segoe UI" w:cs="Segoe UI"/>
          <w:color w:val="000000"/>
          <w:sz w:val="18"/>
          <w:szCs w:val="18"/>
          <w:lang w:val="de-DE"/>
        </w:rPr>
        <w:t>Österreich</w:t>
      </w:r>
      <w:commentRangeEnd w:id="0"/>
      <w:r>
        <w:commentReference w:id="0"/>
      </w:r>
    </w:p>
    <w:p w14:paraId="0C126631"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Der Zielmarkt Tirol</w:t>
      </w:r>
    </w:p>
    <w:p w14:paraId="38E72FAE" w14:textId="77777777" w:rsidR="005E4D93" w:rsidRDefault="00000000">
      <w:pPr>
        <w:numPr>
          <w:ilvl w:val="0"/>
          <w:numId w:val="7"/>
        </w:numPr>
        <w:shd w:val="clear" w:color="auto" w:fill="FFFFFF"/>
        <w:spacing w:beforeAutospacing="1"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Bevölkerung:</w:t>
      </w:r>
      <w:r>
        <w:rPr>
          <w:rFonts w:ascii="Segoe UI" w:eastAsia="Times New Roman" w:hAnsi="Segoe UI" w:cs="Segoe UI"/>
          <w:color w:val="444444"/>
          <w:sz w:val="21"/>
          <w:szCs w:val="21"/>
          <w:lang w:val="de-DE"/>
        </w:rPr>
        <w:t xml:space="preserve"> Ca. 760.000 Einwohner</w:t>
      </w:r>
    </w:p>
    <w:p w14:paraId="181D03CD" w14:textId="77777777" w:rsidR="005E4D93" w:rsidRDefault="00000000">
      <w:pPr>
        <w:numPr>
          <w:ilvl w:val="0"/>
          <w:numId w:val="7"/>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Kaufkraft:</w:t>
      </w:r>
      <w:r>
        <w:rPr>
          <w:rFonts w:ascii="Segoe UI" w:eastAsia="Times New Roman" w:hAnsi="Segoe UI" w:cs="Segoe UI"/>
          <w:color w:val="444444"/>
          <w:sz w:val="21"/>
          <w:szCs w:val="21"/>
          <w:lang w:val="de-DE"/>
        </w:rPr>
        <w:t xml:space="preserve"> Überdurchschnittlich (Tourismus-Region)</w:t>
      </w:r>
    </w:p>
    <w:p w14:paraId="2C277DEE" w14:textId="77777777" w:rsidR="005E4D93" w:rsidRDefault="00000000">
      <w:pPr>
        <w:numPr>
          <w:ilvl w:val="0"/>
          <w:numId w:val="7"/>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Veranstaltungskultur:</w:t>
      </w:r>
      <w:r>
        <w:rPr>
          <w:rFonts w:ascii="Segoe UI" w:eastAsia="Times New Roman" w:hAnsi="Segoe UI" w:cs="Segoe UI"/>
          <w:color w:val="444444"/>
          <w:sz w:val="21"/>
          <w:szCs w:val="21"/>
          <w:lang w:val="de-DE"/>
        </w:rPr>
        <w:t xml:space="preserve"> Starke Vereins- und Firmenfeiertradition</w:t>
      </w:r>
    </w:p>
    <w:p w14:paraId="0216DE9E" w14:textId="77777777" w:rsidR="005E4D93" w:rsidRDefault="00000000">
      <w:pPr>
        <w:numPr>
          <w:ilvl w:val="0"/>
          <w:numId w:val="7"/>
        </w:numPr>
        <w:shd w:val="clear" w:color="auto" w:fill="FFFFFF" w:themeFill="background1"/>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Digitalaffinität:</w:t>
      </w:r>
      <w:r>
        <w:rPr>
          <w:rFonts w:ascii="Segoe UI" w:eastAsia="Times New Roman" w:hAnsi="Segoe UI" w:cs="Segoe UI"/>
          <w:color w:val="444444"/>
          <w:sz w:val="21"/>
          <w:szCs w:val="21"/>
          <w:lang w:val="de-DE"/>
        </w:rPr>
        <w:t xml:space="preserve"> Steigende Online-Nutzung für Services</w:t>
      </w:r>
    </w:p>
    <w:p w14:paraId="42670DFE" w14:textId="77777777" w:rsidR="005E4D93" w:rsidRDefault="005E4D93">
      <w:pPr>
        <w:shd w:val="clear" w:color="auto" w:fill="FFFFFF" w:themeFill="background1"/>
        <w:spacing w:after="120"/>
        <w:rPr>
          <w:rFonts w:ascii="Segoe UI" w:eastAsia="Times New Roman" w:hAnsi="Segoe UI" w:cs="Segoe UI"/>
          <w:color w:val="444444"/>
          <w:sz w:val="21"/>
          <w:szCs w:val="21"/>
          <w:lang w:val="de-DE"/>
        </w:rPr>
      </w:pPr>
    </w:p>
    <w:p w14:paraId="0690A4C4" w14:textId="77777777" w:rsidR="005E4D93" w:rsidRDefault="00000000">
      <w:pPr>
        <w:shd w:val="clear" w:color="auto" w:fill="FFFFFF" w:themeFill="background1"/>
        <w:spacing w:after="120"/>
        <w:rPr>
          <w:rFonts w:ascii="Segoe UI" w:eastAsia="Times New Roman" w:hAnsi="Segoe UI" w:cs="Segoe UI"/>
          <w:color w:val="444444"/>
          <w:sz w:val="21"/>
          <w:szCs w:val="21"/>
        </w:rPr>
      </w:pPr>
      <w:r>
        <w:rPr>
          <w:rFonts w:ascii="Segoe UI" w:eastAsia="Times New Roman" w:hAnsi="Segoe UI" w:cs="Segoe UI"/>
          <w:b/>
          <w:bCs/>
          <w:color w:val="0056B8"/>
          <w:sz w:val="30"/>
          <w:szCs w:val="30"/>
          <w:lang w:val="de-DE"/>
        </w:rPr>
        <w:t>Validierung der Zielgruppe durch empirische Daten</w:t>
      </w:r>
      <w:r>
        <w:rPr>
          <w:rFonts w:ascii="Segoe UI" w:eastAsia="Times New Roman" w:hAnsi="Segoe UI" w:cs="Segoe UI"/>
          <w:color w:val="444444"/>
          <w:sz w:val="21"/>
          <w:szCs w:val="21"/>
        </w:rPr>
        <w:t xml:space="preserve"> </w:t>
      </w:r>
    </w:p>
    <w:p w14:paraId="760DB55D" w14:textId="77777777" w:rsidR="005E4D93" w:rsidRDefault="00000000">
      <w:pPr>
        <w:shd w:val="clear" w:color="auto" w:fill="FFFFFF" w:themeFill="background1"/>
        <w:spacing w:after="120"/>
        <w:rPr>
          <w:rFonts w:ascii="Segoe UI" w:eastAsia="Times New Roman" w:hAnsi="Segoe UI" w:cs="Segoe UI"/>
          <w:color w:val="444444"/>
          <w:sz w:val="21"/>
          <w:szCs w:val="21"/>
        </w:rPr>
      </w:pPr>
      <w:r>
        <w:rPr>
          <w:rFonts w:ascii="Segoe UI" w:eastAsia="Times New Roman" w:hAnsi="Segoe UI" w:cs="Segoe UI"/>
          <w:color w:val="444444"/>
          <w:sz w:val="21"/>
          <w:szCs w:val="21"/>
        </w:rPr>
        <w:t>Um unsere Annahmen zu prüfen, haben wir 10 qualitative Interviews mit potenziellen Nutzern durchgeführt. Die Befragung bestätigt die Relevanz von EventPart, zeigt aber auch spezifische Anforderungen der verschiedenen Altersgruppen:</w:t>
      </w:r>
    </w:p>
    <w:p w14:paraId="06F3998A" w14:textId="77777777" w:rsidR="005E4D93" w:rsidRDefault="00000000">
      <w:pPr>
        <w:numPr>
          <w:ilvl w:val="0"/>
          <w:numId w:val="17"/>
        </w:numPr>
        <w:shd w:val="clear" w:color="auto" w:fill="FFFFFF" w:themeFill="background1"/>
        <w:spacing w:after="120"/>
        <w:rPr>
          <w:rFonts w:ascii="Segoe UI" w:eastAsia="Times New Roman" w:hAnsi="Segoe UI" w:cs="Segoe UI"/>
          <w:color w:val="444444"/>
          <w:sz w:val="21"/>
          <w:szCs w:val="21"/>
        </w:rPr>
      </w:pPr>
      <w:r>
        <w:rPr>
          <w:rFonts w:ascii="Segoe UI" w:eastAsia="Times New Roman" w:hAnsi="Segoe UI" w:cs="Segoe UI"/>
          <w:b/>
          <w:bCs/>
          <w:color w:val="444444"/>
          <w:sz w:val="21"/>
          <w:szCs w:val="21"/>
        </w:rPr>
        <w:lastRenderedPageBreak/>
        <w:t>Jüngere Zielgruppe (20–35 Jahre):</w:t>
      </w:r>
      <w:r>
        <w:rPr>
          <w:rFonts w:ascii="Segoe UI" w:eastAsia="Times New Roman" w:hAnsi="Segoe UI" w:cs="Segoe UI"/>
          <w:color w:val="444444"/>
          <w:sz w:val="21"/>
          <w:szCs w:val="21"/>
        </w:rPr>
        <w:t xml:space="preserve"> Hier liegt der Fokus klar auf </w:t>
      </w:r>
      <w:r>
        <w:rPr>
          <w:rFonts w:ascii="Segoe UI" w:eastAsia="Times New Roman" w:hAnsi="Segoe UI" w:cs="Segoe UI"/>
          <w:b/>
          <w:bCs/>
          <w:color w:val="444444"/>
          <w:sz w:val="21"/>
          <w:szCs w:val="21"/>
        </w:rPr>
        <w:t>Effizienz und Transparenz</w:t>
      </w:r>
      <w:r>
        <w:rPr>
          <w:rFonts w:ascii="Segoe UI" w:eastAsia="Times New Roman" w:hAnsi="Segoe UI" w:cs="Segoe UI"/>
          <w:color w:val="444444"/>
          <w:sz w:val="21"/>
          <w:szCs w:val="21"/>
        </w:rPr>
        <w:t>. Nutzer wie Lisa (28) oder Kevin (25) fordern sofort einsehbare Preise und Verfügbarkeiten ohne langwierige Anfrageprozesse. Zeitersparnis ist hier das Hauptkaufargument.</w:t>
      </w:r>
    </w:p>
    <w:p w14:paraId="4A55F436" w14:textId="77777777" w:rsidR="005E4D93" w:rsidRDefault="00000000">
      <w:pPr>
        <w:numPr>
          <w:ilvl w:val="0"/>
          <w:numId w:val="17"/>
        </w:numPr>
        <w:shd w:val="clear" w:color="auto" w:fill="FFFFFF" w:themeFill="background1"/>
        <w:spacing w:after="120"/>
        <w:rPr>
          <w:rFonts w:ascii="Segoe UI" w:eastAsia="Times New Roman" w:hAnsi="Segoe UI" w:cs="Segoe UI"/>
          <w:color w:val="444444"/>
          <w:sz w:val="21"/>
          <w:szCs w:val="21"/>
        </w:rPr>
      </w:pPr>
      <w:r>
        <w:rPr>
          <w:rFonts w:ascii="Segoe UI" w:eastAsia="Times New Roman" w:hAnsi="Segoe UI" w:cs="Segoe UI"/>
          <w:b/>
          <w:bCs/>
          <w:color w:val="444444"/>
          <w:sz w:val="21"/>
          <w:szCs w:val="21"/>
        </w:rPr>
        <w:t>Mittlere Altersgruppe (35–50 Jahre):</w:t>
      </w:r>
      <w:r>
        <w:rPr>
          <w:rFonts w:ascii="Segoe UI" w:eastAsia="Times New Roman" w:hAnsi="Segoe UI" w:cs="Segoe UI"/>
          <w:color w:val="444444"/>
          <w:sz w:val="21"/>
          <w:szCs w:val="21"/>
        </w:rPr>
        <w:t xml:space="preserve"> Personen wie Julia (33) oder Thomas (40) legen höchsten Wert auf </w:t>
      </w:r>
      <w:r>
        <w:rPr>
          <w:rFonts w:ascii="Segoe UI" w:eastAsia="Times New Roman" w:hAnsi="Segoe UI" w:cs="Segoe UI"/>
          <w:b/>
          <w:bCs/>
          <w:color w:val="444444"/>
          <w:sz w:val="21"/>
          <w:szCs w:val="21"/>
        </w:rPr>
        <w:t>Sicherheit und soziale Bewährtheit</w:t>
      </w:r>
      <w:r>
        <w:rPr>
          <w:rFonts w:ascii="Segoe UI" w:eastAsia="Times New Roman" w:hAnsi="Segoe UI" w:cs="Segoe UI"/>
          <w:color w:val="444444"/>
          <w:sz w:val="21"/>
          <w:szCs w:val="21"/>
        </w:rPr>
        <w:t>. Echte Kundenbewertungen sind für sie das entscheidende Kriterium, um Fehlgriffe bei Dienstleistern zu vermeiden.</w:t>
      </w:r>
    </w:p>
    <w:p w14:paraId="5E86947B" w14:textId="77777777" w:rsidR="005E4D93" w:rsidRDefault="00000000">
      <w:pPr>
        <w:numPr>
          <w:ilvl w:val="0"/>
          <w:numId w:val="17"/>
        </w:numPr>
        <w:shd w:val="clear" w:color="auto" w:fill="FFFFFF" w:themeFill="background1"/>
        <w:spacing w:after="120"/>
        <w:rPr>
          <w:rFonts w:ascii="Segoe UI" w:eastAsia="Times New Roman" w:hAnsi="Segoe UI" w:cs="Segoe UI"/>
          <w:color w:val="444444"/>
          <w:sz w:val="21"/>
          <w:szCs w:val="21"/>
        </w:rPr>
      </w:pPr>
      <w:r>
        <w:rPr>
          <w:rFonts w:ascii="Segoe UI" w:eastAsia="Times New Roman" w:hAnsi="Segoe UI" w:cs="Segoe UI"/>
          <w:b/>
          <w:bCs/>
          <w:color w:val="444444"/>
          <w:sz w:val="21"/>
          <w:szCs w:val="21"/>
        </w:rPr>
        <w:t>Ältere Zielgruppe (50+ Jahre) &amp; B2B:</w:t>
      </w:r>
      <w:r>
        <w:rPr>
          <w:rFonts w:ascii="Segoe UI" w:eastAsia="Times New Roman" w:hAnsi="Segoe UI" w:cs="Segoe UI"/>
          <w:color w:val="444444"/>
          <w:sz w:val="21"/>
          <w:szCs w:val="21"/>
        </w:rPr>
        <w:t xml:space="preserve"> Hier besteht eine höhere Skepsis gegenüber rein digitalen Lösungen. Nutzer wie Markus (50) vertrauen stark auf bestehende Netzwerke.</w:t>
      </w:r>
    </w:p>
    <w:p w14:paraId="6BFB1CDB" w14:textId="77777777" w:rsidR="005E4D93" w:rsidRDefault="00000000">
      <w:pPr>
        <w:shd w:val="clear" w:color="auto" w:fill="FFFFFF" w:themeFill="background1"/>
        <w:spacing w:after="120"/>
        <w:rPr>
          <w:rFonts w:ascii="Segoe UI" w:eastAsia="Times New Roman" w:hAnsi="Segoe UI" w:cs="Segoe UI"/>
          <w:color w:val="444444"/>
          <w:sz w:val="21"/>
          <w:szCs w:val="21"/>
        </w:rPr>
      </w:pPr>
      <w:r>
        <w:rPr>
          <w:rFonts w:ascii="Segoe UI" w:eastAsia="Times New Roman" w:hAnsi="Segoe UI" w:cs="Segoe UI"/>
          <w:b/>
          <w:bCs/>
          <w:color w:val="444444"/>
          <w:sz w:val="21"/>
          <w:szCs w:val="21"/>
        </w:rPr>
        <w:t>Erkenntnis:</w:t>
      </w:r>
      <w:r>
        <w:rPr>
          <w:rFonts w:ascii="Segoe UI" w:eastAsia="Times New Roman" w:hAnsi="Segoe UI" w:cs="Segoe UI"/>
          <w:color w:val="444444"/>
          <w:sz w:val="21"/>
          <w:szCs w:val="21"/>
        </w:rPr>
        <w:t xml:space="preserve"> Das Alter spielt eine signifikante Rolle bei der Akzeptanz. Während wir die Jüngeren über die Schnelligkeit der App erreichen, müssen wir die Generation 40+ durch ein exzellentes Bewertungssystem und persönliche Service-Garantien überzeugen.</w:t>
      </w:r>
    </w:p>
    <w:p w14:paraId="1B8EE629" w14:textId="77777777" w:rsidR="005E4D93" w:rsidRDefault="005E4D93">
      <w:pPr>
        <w:shd w:val="clear" w:color="auto" w:fill="FFFFFF" w:themeFill="background1"/>
        <w:spacing w:after="120"/>
        <w:rPr>
          <w:rFonts w:ascii="Segoe UI" w:eastAsia="Times New Roman" w:hAnsi="Segoe UI" w:cs="Segoe UI"/>
          <w:color w:val="444444"/>
          <w:sz w:val="21"/>
          <w:szCs w:val="21"/>
        </w:rPr>
      </w:pPr>
    </w:p>
    <w:p w14:paraId="54207C40" w14:textId="77777777" w:rsidR="005E4D93" w:rsidRDefault="005E4D93">
      <w:pPr>
        <w:shd w:val="clear" w:color="auto" w:fill="FFFFFF" w:themeFill="background1"/>
        <w:spacing w:after="120"/>
        <w:rPr>
          <w:rFonts w:ascii="Segoe UI" w:eastAsia="Times New Roman" w:hAnsi="Segoe UI" w:cs="Segoe UI"/>
          <w:color w:val="444444"/>
          <w:sz w:val="21"/>
          <w:szCs w:val="21"/>
        </w:rPr>
      </w:pPr>
    </w:p>
    <w:p w14:paraId="7D4B766B"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530AD889"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Wettbewerbsanalyse</w:t>
      </w:r>
    </w:p>
    <w:tbl>
      <w:tblPr>
        <w:tblW w:w="5000" w:type="pct"/>
        <w:tblLayout w:type="fixed"/>
        <w:tblCellMar>
          <w:top w:w="165" w:type="dxa"/>
          <w:left w:w="150" w:type="dxa"/>
          <w:bottom w:w="165" w:type="dxa"/>
          <w:right w:w="150" w:type="dxa"/>
        </w:tblCellMar>
        <w:tblLook w:val="04A0" w:firstRow="1" w:lastRow="0" w:firstColumn="1" w:lastColumn="0" w:noHBand="0" w:noVBand="1"/>
      </w:tblPr>
      <w:tblGrid>
        <w:gridCol w:w="1951"/>
        <w:gridCol w:w="1989"/>
        <w:gridCol w:w="3019"/>
        <w:gridCol w:w="2097"/>
      </w:tblGrid>
      <w:tr w:rsidR="005E4D93" w14:paraId="4B31F91D" w14:textId="77777777">
        <w:trPr>
          <w:trHeight w:val="553"/>
          <w:tblHeader/>
        </w:trPr>
        <w:tc>
          <w:tcPr>
            <w:tcW w:w="1955" w:type="dxa"/>
            <w:tcBorders>
              <w:top w:val="single" w:sz="6" w:space="0" w:color="0056B8"/>
              <w:left w:val="single" w:sz="6" w:space="0" w:color="0056B8"/>
              <w:bottom w:val="single" w:sz="6" w:space="0" w:color="0056B8"/>
              <w:right w:val="single" w:sz="6" w:space="0" w:color="0056B8"/>
            </w:tcBorders>
            <w:vAlign w:val="center"/>
          </w:tcPr>
          <w:p w14:paraId="6221EEBD"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Wettbewerber</w:t>
            </w:r>
          </w:p>
        </w:tc>
        <w:tc>
          <w:tcPr>
            <w:tcW w:w="1992" w:type="dxa"/>
            <w:tcBorders>
              <w:top w:val="single" w:sz="6" w:space="0" w:color="0056B8"/>
              <w:left w:val="single" w:sz="6" w:space="0" w:color="0056B8"/>
              <w:bottom w:val="single" w:sz="6" w:space="0" w:color="0056B8"/>
              <w:right w:val="single" w:sz="6" w:space="0" w:color="0056B8"/>
            </w:tcBorders>
            <w:vAlign w:val="center"/>
          </w:tcPr>
          <w:p w14:paraId="4AD0A2E0"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Stärke</w:t>
            </w:r>
          </w:p>
        </w:tc>
        <w:tc>
          <w:tcPr>
            <w:tcW w:w="3024" w:type="dxa"/>
            <w:tcBorders>
              <w:top w:val="single" w:sz="6" w:space="0" w:color="0056B8"/>
              <w:left w:val="single" w:sz="6" w:space="0" w:color="0056B8"/>
              <w:bottom w:val="single" w:sz="6" w:space="0" w:color="0056B8"/>
              <w:right w:val="single" w:sz="6" w:space="0" w:color="0056B8"/>
            </w:tcBorders>
            <w:vAlign w:val="center"/>
          </w:tcPr>
          <w:p w14:paraId="41053987"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Schwäche</w:t>
            </w:r>
          </w:p>
        </w:tc>
        <w:tc>
          <w:tcPr>
            <w:tcW w:w="2100" w:type="dxa"/>
            <w:tcBorders>
              <w:top w:val="single" w:sz="6" w:space="0" w:color="0056B8"/>
              <w:left w:val="single" w:sz="6" w:space="0" w:color="0056B8"/>
              <w:bottom w:val="single" w:sz="6" w:space="0" w:color="0056B8"/>
              <w:right w:val="single" w:sz="6" w:space="0" w:color="0056B8"/>
            </w:tcBorders>
            <w:vAlign w:val="center"/>
          </w:tcPr>
          <w:p w14:paraId="007CB4D5"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Position</w:t>
            </w:r>
          </w:p>
        </w:tc>
      </w:tr>
      <w:tr w:rsidR="005E4D93" w14:paraId="754962EF" w14:textId="77777777">
        <w:trPr>
          <w:trHeight w:val="726"/>
        </w:trPr>
        <w:tc>
          <w:tcPr>
            <w:tcW w:w="1955"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572EAE0B"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Fiverr/Upwork</w:t>
            </w:r>
          </w:p>
        </w:tc>
        <w:tc>
          <w:tcPr>
            <w:tcW w:w="1992"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34D7BF80"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Große Reichweite, global</w:t>
            </w:r>
          </w:p>
        </w:tc>
        <w:tc>
          <w:tcPr>
            <w:tcW w:w="3024"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53DA73BB"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Zu generisch, nicht auf Events spezialisiert</w:t>
            </w:r>
          </w:p>
        </w:tc>
        <w:tc>
          <w:tcPr>
            <w:tcW w:w="2100"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7E96ABCA"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Direkte Konkurrenz</w:t>
            </w:r>
          </w:p>
        </w:tc>
      </w:tr>
      <w:tr w:rsidR="005E4D93" w14:paraId="1D43A381" w14:textId="77777777">
        <w:trPr>
          <w:trHeight w:val="737"/>
        </w:trPr>
        <w:tc>
          <w:tcPr>
            <w:tcW w:w="1955"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1B656316"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Freiberufler (offline)</w:t>
            </w:r>
          </w:p>
        </w:tc>
        <w:tc>
          <w:tcPr>
            <w:tcW w:w="1992"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1B970B00"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Persönliche Beziehung</w:t>
            </w:r>
          </w:p>
        </w:tc>
        <w:tc>
          <w:tcPr>
            <w:tcW w:w="3024"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0C8DC7D5"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Schwer zu finden, unübersichtlich</w:t>
            </w:r>
          </w:p>
        </w:tc>
        <w:tc>
          <w:tcPr>
            <w:tcW w:w="2100"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3637FF23"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Indirekte Konkurrenz</w:t>
            </w:r>
          </w:p>
        </w:tc>
      </w:tr>
      <w:tr w:rsidR="005E4D93" w14:paraId="7316FAA5" w14:textId="77777777">
        <w:trPr>
          <w:trHeight w:val="726"/>
        </w:trPr>
        <w:tc>
          <w:tcPr>
            <w:tcW w:w="1955"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46E451C5"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Event-Agenturen</w:t>
            </w:r>
          </w:p>
        </w:tc>
        <w:tc>
          <w:tcPr>
            <w:tcW w:w="1992"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4021DE77"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Full-Service</w:t>
            </w:r>
          </w:p>
        </w:tc>
        <w:tc>
          <w:tcPr>
            <w:tcW w:w="3024"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6E604448"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Teuer, nicht für Privatpersonen</w:t>
            </w:r>
          </w:p>
        </w:tc>
        <w:tc>
          <w:tcPr>
            <w:tcW w:w="2100"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7E28822D"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Komplementärer Kanal</w:t>
            </w:r>
          </w:p>
        </w:tc>
      </w:tr>
      <w:tr w:rsidR="005E4D93" w14:paraId="5590FC9D" w14:textId="77777777">
        <w:trPr>
          <w:trHeight w:val="880"/>
        </w:trPr>
        <w:tc>
          <w:tcPr>
            <w:tcW w:w="1955"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539A8759"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Mundpropaganda</w:t>
            </w:r>
          </w:p>
        </w:tc>
        <w:tc>
          <w:tcPr>
            <w:tcW w:w="1992"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6A474176"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Vertraut</w:t>
            </w:r>
          </w:p>
        </w:tc>
        <w:tc>
          <w:tcPr>
            <w:tcW w:w="3024"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4AA74DCB"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Nicht skalierbar, zeitaufwändig</w:t>
            </w:r>
          </w:p>
        </w:tc>
        <w:tc>
          <w:tcPr>
            <w:tcW w:w="2100"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0F603D3D"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Organische Konkurrenz</w:t>
            </w:r>
          </w:p>
          <w:p w14:paraId="7A1A147D" w14:textId="77777777" w:rsidR="005E4D93" w:rsidRDefault="005E4D93">
            <w:pPr>
              <w:widowControl w:val="0"/>
              <w:spacing w:before="270" w:after="270"/>
              <w:rPr>
                <w:rFonts w:ascii="Segoe UI" w:eastAsia="Times New Roman" w:hAnsi="Segoe UI" w:cs="Segoe UI"/>
                <w:color w:val="333333"/>
                <w:sz w:val="20"/>
                <w:szCs w:val="20"/>
              </w:rPr>
            </w:pPr>
          </w:p>
        </w:tc>
      </w:tr>
    </w:tbl>
    <w:p w14:paraId="363800F5" w14:textId="77777777" w:rsidR="005E4D93" w:rsidRDefault="00000000">
      <w:pPr>
        <w:pBdr>
          <w:left w:val="single" w:sz="24" w:space="11" w:color="D4A574"/>
        </w:pBdr>
        <w:shd w:val="clear" w:color="auto" w:fill="FFFFFF" w:themeFill="background1"/>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Trends, Chancen und Herausforderungen</w:t>
      </w:r>
    </w:p>
    <w:p w14:paraId="1D897C64"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lastRenderedPageBreak/>
        <w:t>🟢</w:t>
      </w:r>
      <w:r>
        <w:rPr>
          <w:rFonts w:ascii="Segoe UI" w:eastAsia="Times New Roman" w:hAnsi="Segoe UI" w:cs="Segoe UI"/>
          <w:b/>
          <w:bCs/>
          <w:color w:val="0056B8"/>
          <w:sz w:val="26"/>
          <w:szCs w:val="26"/>
          <w:lang w:val="de-DE"/>
        </w:rPr>
        <w:t xml:space="preserve"> Chancen im Markt </w:t>
      </w:r>
    </w:p>
    <w:p w14:paraId="3E75C372" w14:textId="77777777" w:rsidR="005E4D93" w:rsidRDefault="00000000">
      <w:pPr>
        <w:numPr>
          <w:ilvl w:val="0"/>
          <w:numId w:val="8"/>
        </w:numPr>
        <w:shd w:val="clear" w:color="auto" w:fill="FFFFFF"/>
        <w:spacing w:beforeAutospacing="1"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Digitalisierung:</w:t>
      </w:r>
      <w:r>
        <w:rPr>
          <w:rFonts w:ascii="Segoe UI" w:eastAsia="Times New Roman" w:hAnsi="Segoe UI" w:cs="Segoe UI"/>
          <w:color w:val="444444"/>
          <w:sz w:val="21"/>
          <w:szCs w:val="21"/>
          <w:lang w:val="de-DE"/>
        </w:rPr>
        <w:t xml:space="preserve"> Steigende Adoption von Online-Services post-COVID</w:t>
      </w:r>
    </w:p>
    <w:p w14:paraId="46D7D251" w14:textId="77777777" w:rsidR="005E4D93" w:rsidRDefault="00000000">
      <w:pPr>
        <w:numPr>
          <w:ilvl w:val="0"/>
          <w:numId w:val="8"/>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Lokalisierung:</w:t>
      </w:r>
      <w:r>
        <w:rPr>
          <w:rFonts w:ascii="Segoe UI" w:eastAsia="Times New Roman" w:hAnsi="Segoe UI" w:cs="Segoe UI"/>
          <w:color w:val="444444"/>
          <w:sz w:val="21"/>
          <w:szCs w:val="21"/>
          <w:lang w:val="de-DE"/>
        </w:rPr>
        <w:t xml:space="preserve"> Starkes Interesse an regionalen Anbietern</w:t>
      </w:r>
    </w:p>
    <w:p w14:paraId="60AC4876" w14:textId="77777777" w:rsidR="005E4D93" w:rsidRDefault="00000000">
      <w:pPr>
        <w:numPr>
          <w:ilvl w:val="0"/>
          <w:numId w:val="8"/>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Transparenz:</w:t>
      </w:r>
      <w:r>
        <w:rPr>
          <w:rFonts w:ascii="Segoe UI" w:eastAsia="Times New Roman" w:hAnsi="Segoe UI" w:cs="Segoe UI"/>
          <w:color w:val="444444"/>
          <w:sz w:val="21"/>
          <w:szCs w:val="21"/>
          <w:lang w:val="de-DE"/>
        </w:rPr>
        <w:t xml:space="preserve"> Kunden wünschen sich Bewertungen und Preistransparenz</w:t>
      </w:r>
    </w:p>
    <w:p w14:paraId="4C64CB4E" w14:textId="77777777" w:rsidR="005E4D93" w:rsidRDefault="00000000">
      <w:pPr>
        <w:numPr>
          <w:ilvl w:val="0"/>
          <w:numId w:val="8"/>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Mobile Nutzung:</w:t>
      </w:r>
      <w:r>
        <w:rPr>
          <w:rFonts w:ascii="Segoe UI" w:eastAsia="Times New Roman" w:hAnsi="Segoe UI" w:cs="Segoe UI"/>
          <w:color w:val="444444"/>
          <w:sz w:val="21"/>
          <w:szCs w:val="21"/>
          <w:lang w:val="de-DE"/>
        </w:rPr>
        <w:t xml:space="preserve"> Smartphone-Verbreitung ermöglicht schnelle Buchungen</w:t>
      </w:r>
    </w:p>
    <w:p w14:paraId="51D85384" w14:textId="77777777" w:rsidR="005E4D93" w:rsidRDefault="00000000">
      <w:pPr>
        <w:numPr>
          <w:ilvl w:val="0"/>
          <w:numId w:val="8"/>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Netzwerkeffekte:</w:t>
      </w:r>
      <w:r>
        <w:rPr>
          <w:rFonts w:ascii="Segoe UI" w:eastAsia="Times New Roman" w:hAnsi="Segoe UI" w:cs="Segoe UI"/>
          <w:color w:val="444444"/>
          <w:sz w:val="21"/>
          <w:szCs w:val="21"/>
          <w:lang w:val="de-DE"/>
        </w:rPr>
        <w:t xml:space="preserve"> Plattformen werden wertvoller, je mehr Nutzer teilnehmen</w:t>
      </w:r>
    </w:p>
    <w:p w14:paraId="7308C32B"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Herausforderungen und Risiken</w:t>
      </w:r>
    </w:p>
    <w:p w14:paraId="32344F1E" w14:textId="77777777" w:rsidR="005E4D93" w:rsidRDefault="00000000">
      <w:pPr>
        <w:numPr>
          <w:ilvl w:val="0"/>
          <w:numId w:val="9"/>
        </w:numPr>
        <w:shd w:val="clear" w:color="auto" w:fill="FFFFFF"/>
        <w:spacing w:beforeAutospacing="1"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Vertrauen:</w:t>
      </w:r>
      <w:r>
        <w:rPr>
          <w:rFonts w:ascii="Segoe UI" w:eastAsia="Times New Roman" w:hAnsi="Segoe UI" w:cs="Segoe UI"/>
          <w:color w:val="444444"/>
          <w:sz w:val="21"/>
          <w:szCs w:val="21"/>
          <w:lang w:val="de-DE"/>
        </w:rPr>
        <w:t xml:space="preserve"> Neue Plattform muss Glaubwürdigkeit aufbauen</w:t>
      </w:r>
    </w:p>
    <w:p w14:paraId="1BCC0D8A" w14:textId="77777777" w:rsidR="005E4D93" w:rsidRDefault="00000000">
      <w:pPr>
        <w:numPr>
          <w:ilvl w:val="0"/>
          <w:numId w:val="9"/>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Henne-Ei-Problem:</w:t>
      </w:r>
      <w:r>
        <w:rPr>
          <w:rFonts w:ascii="Segoe UI" w:eastAsia="Times New Roman" w:hAnsi="Segoe UI" w:cs="Segoe UI"/>
          <w:color w:val="444444"/>
          <w:sz w:val="21"/>
          <w:szCs w:val="21"/>
          <w:lang w:val="de-DE"/>
        </w:rPr>
        <w:t xml:space="preserve"> Erst Anbieter nötig, dann Kunden (oder umgekehrt)</w:t>
      </w:r>
    </w:p>
    <w:p w14:paraId="7E30203A" w14:textId="77777777" w:rsidR="005E4D93" w:rsidRDefault="00000000">
      <w:pPr>
        <w:numPr>
          <w:ilvl w:val="0"/>
          <w:numId w:val="9"/>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Regulierung:</w:t>
      </w:r>
      <w:r>
        <w:rPr>
          <w:rFonts w:ascii="Segoe UI" w:eastAsia="Times New Roman" w:hAnsi="Segoe UI" w:cs="Segoe UI"/>
          <w:color w:val="444444"/>
          <w:sz w:val="21"/>
          <w:szCs w:val="21"/>
          <w:lang w:val="de-DE"/>
        </w:rPr>
        <w:t xml:space="preserve"> Datenschutz (DSGVO), Konsumentenschutz, ggf. Gewerberecht</w:t>
      </w:r>
    </w:p>
    <w:p w14:paraId="17513AA6" w14:textId="77777777" w:rsidR="005E4D93" w:rsidRDefault="00000000">
      <w:pPr>
        <w:numPr>
          <w:ilvl w:val="0"/>
          <w:numId w:val="9"/>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Technische Umsetzung:</w:t>
      </w:r>
      <w:r>
        <w:rPr>
          <w:rFonts w:ascii="Segoe UI" w:eastAsia="Times New Roman" w:hAnsi="Segoe UI" w:cs="Segoe UI"/>
          <w:color w:val="444444"/>
          <w:sz w:val="21"/>
          <w:szCs w:val="21"/>
          <w:lang w:val="de-DE"/>
        </w:rPr>
        <w:t xml:space="preserve"> Zahlungsintegration, Sicherheit, Performance</w:t>
      </w:r>
    </w:p>
    <w:p w14:paraId="2243A33C" w14:textId="77777777" w:rsidR="005E4D93" w:rsidRDefault="00000000">
      <w:pPr>
        <w:numPr>
          <w:ilvl w:val="0"/>
          <w:numId w:val="9"/>
        </w:numPr>
        <w:shd w:val="clear" w:color="auto" w:fill="FFFFFF" w:themeFill="background1"/>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w:t>
      </w:r>
      <w:r>
        <w:rPr>
          <w:rStyle w:val="Strong"/>
          <w:rFonts w:ascii="Segoe UI" w:eastAsia="Times New Roman" w:hAnsi="Segoe UI" w:cs="Segoe UI"/>
          <w:color w:val="444444"/>
          <w:sz w:val="21"/>
          <w:szCs w:val="21"/>
          <w:lang w:val="de-DE"/>
        </w:rPr>
        <w:t>Etablierte Konkurrenten:</w:t>
      </w:r>
      <w:r>
        <w:rPr>
          <w:rFonts w:ascii="Segoe UI" w:eastAsia="Times New Roman" w:hAnsi="Segoe UI" w:cs="Segoe UI"/>
          <w:color w:val="444444"/>
          <w:sz w:val="21"/>
          <w:szCs w:val="21"/>
          <w:lang w:val="de-DE"/>
        </w:rPr>
        <w:t xml:space="preserve"> Dieses Risiko wird durch einen klaren regionalen Fokus und spezialisierte Event-Funktionen reduziert, die große, generische Plattformen nicht bieten. </w:t>
      </w:r>
    </w:p>
    <w:p w14:paraId="17D9FFBA" w14:textId="77777777" w:rsidR="005E4D93" w:rsidRDefault="00000000">
      <w:pPr>
        <w:pBdr>
          <w:left w:val="single" w:sz="48" w:space="14"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4️⃣ KUNDENSEGMENTE UND PERSONAS</w:t>
      </w:r>
    </w:p>
    <w:p w14:paraId="21344EA0"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Wer sind Ihre Kundinnen und Kunden?</w:t>
      </w:r>
    </w:p>
    <w:p w14:paraId="6EB9119C"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Veranstalter (Nachfrager):</w:t>
      </w:r>
    </w:p>
    <w:p w14:paraId="4CE5846F" w14:textId="77777777" w:rsidR="005E4D93" w:rsidRDefault="00000000">
      <w:pPr>
        <w:numPr>
          <w:ilvl w:val="0"/>
          <w:numId w:val="10"/>
        </w:numPr>
        <w:shd w:val="clear" w:color="auto" w:fill="FFFFFF"/>
        <w:spacing w:beforeAutospacing="1"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Privatpersonen (Hochzeiten, Geburtstage, Privatfeiern)</w:t>
      </w:r>
    </w:p>
    <w:p w14:paraId="1C166C6B" w14:textId="77777777" w:rsidR="005E4D93" w:rsidRDefault="00000000">
      <w:pPr>
        <w:numPr>
          <w:ilvl w:val="0"/>
          <w:numId w:val="10"/>
        </w:numPr>
        <w:shd w:val="clear" w:color="auto" w:fill="FFFFFF"/>
        <w:spacing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Kleine bis mittlere Unternehmen (Firmenfeiern, Konferenzen, Incentive-Events)</w:t>
      </w:r>
    </w:p>
    <w:p w14:paraId="234A1366" w14:textId="77777777" w:rsidR="005E4D93" w:rsidRDefault="00000000">
      <w:pPr>
        <w:numPr>
          <w:ilvl w:val="0"/>
          <w:numId w:val="10"/>
        </w:numPr>
        <w:shd w:val="clear" w:color="auto" w:fill="FFFFFF"/>
        <w:spacing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Vereine (Vereinsfeiern, Jahresfeste, Fundraising-Events)</w:t>
      </w:r>
    </w:p>
    <w:p w14:paraId="6BD6F151"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w:eastAsia="Times New Roman" w:hAnsi="Segoe UI" w:cs="Segoe UI"/>
          <w:b/>
          <w:bCs/>
          <w:color w:val="0056B8"/>
          <w:sz w:val="26"/>
          <w:szCs w:val="26"/>
          <w:lang w:val="de-DE"/>
        </w:rPr>
        <w:t>Dienstleister (Anbieter):</w:t>
      </w:r>
    </w:p>
    <w:p w14:paraId="2FF49249" w14:textId="77777777" w:rsidR="005E4D93" w:rsidRDefault="00000000">
      <w:pPr>
        <w:numPr>
          <w:ilvl w:val="0"/>
          <w:numId w:val="11"/>
        </w:numPr>
        <w:shd w:val="clear" w:color="auto" w:fill="FFFFFF"/>
        <w:spacing w:beforeAutospacing="1"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Einzelunternehmer (DJ, Caterer, Techniker)</w:t>
      </w:r>
    </w:p>
    <w:p w14:paraId="549CB6B0" w14:textId="77777777" w:rsidR="005E4D93" w:rsidRDefault="00000000">
      <w:pPr>
        <w:numPr>
          <w:ilvl w:val="0"/>
          <w:numId w:val="11"/>
        </w:numPr>
        <w:shd w:val="clear" w:color="auto" w:fill="FFFFFF"/>
        <w:spacing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Kleine Agenturen</w:t>
      </w:r>
    </w:p>
    <w:p w14:paraId="1B19524F" w14:textId="77777777" w:rsidR="005E4D93" w:rsidRDefault="00000000">
      <w:pPr>
        <w:numPr>
          <w:ilvl w:val="0"/>
          <w:numId w:val="11"/>
        </w:numPr>
        <w:shd w:val="clear" w:color="auto" w:fill="FFFFFF"/>
        <w:spacing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Freelancer und Nebenerwerbstätige</w:t>
      </w:r>
    </w:p>
    <w:p w14:paraId="35776868"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Realistisch ausgearbeitete Personas</w:t>
      </w:r>
    </w:p>
    <w:p w14:paraId="40ED311A" w14:textId="77777777" w:rsidR="005E4D93" w:rsidRDefault="00000000">
      <w:pPr>
        <w:shd w:val="clear" w:color="auto" w:fill="FFFFFF"/>
        <w:spacing w:before="270" w:after="120"/>
        <w:outlineLvl w:val="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w:t>
      </w: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Persona 1: Julia – Die vielbeschäftigte Berufstätige</w:t>
      </w:r>
    </w:p>
    <w:p w14:paraId="66818BAF"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Alter / Beruf:</w:t>
      </w:r>
      <w:r>
        <w:rPr>
          <w:rFonts w:ascii="Segoe UI" w:hAnsi="Segoe UI" w:cs="Segoe UI"/>
          <w:color w:val="444444"/>
          <w:sz w:val="21"/>
          <w:szCs w:val="21"/>
          <w:lang w:val="de-DE"/>
        </w:rPr>
        <w:t xml:space="preserve"> 35 Jahre, Projektmanagerin</w:t>
      </w:r>
    </w:p>
    <w:p w14:paraId="12D89F3B"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lastRenderedPageBreak/>
        <w:t>Situation:</w:t>
      </w:r>
      <w:r>
        <w:rPr>
          <w:rFonts w:ascii="Segoe UI" w:hAnsi="Segoe UI" w:cs="Segoe UI"/>
          <w:color w:val="444444"/>
          <w:sz w:val="21"/>
          <w:szCs w:val="21"/>
          <w:lang w:val="de-DE"/>
        </w:rPr>
        <w:t xml:space="preserve"> Plant 18er-Geburtstagsfeier ihrer Tochter, hat wenig Zeit für Recherche</w:t>
      </w:r>
    </w:p>
    <w:p w14:paraId="1B614811"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Probleme:</w:t>
      </w:r>
      <w:r>
        <w:rPr>
          <w:rFonts w:ascii="Segoe UI" w:hAnsi="Segoe UI" w:cs="Segoe UI"/>
          <w:color w:val="444444"/>
          <w:sz w:val="21"/>
          <w:szCs w:val="21"/>
          <w:lang w:val="de-DE"/>
        </w:rPr>
        <w:t xml:space="preserve"> „Ich habe weder Zeit noch technisches Wissen, mich um alle Details zu kümmern"</w:t>
      </w:r>
    </w:p>
    <w:p w14:paraId="7E167F66"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Bedürfnisse:</w:t>
      </w:r>
      <w:r>
        <w:rPr>
          <w:rFonts w:ascii="Segoe UI" w:hAnsi="Segoe UI" w:cs="Segoe UI"/>
          <w:color w:val="444444"/>
          <w:sz w:val="21"/>
          <w:szCs w:val="21"/>
          <w:lang w:val="de-DE"/>
        </w:rPr>
        <w:t xml:space="preserve"> Zentrale Lösung, schnelle Buchung, Sicherheit, Bewertungen vertrauen</w:t>
      </w:r>
    </w:p>
    <w:p w14:paraId="40227A58"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Online-Verhalten:</w:t>
      </w:r>
      <w:r>
        <w:rPr>
          <w:rFonts w:ascii="Segoe UI" w:hAnsi="Segoe UI" w:cs="Segoe UI"/>
          <w:color w:val="444444"/>
          <w:sz w:val="21"/>
          <w:szCs w:val="21"/>
          <w:lang w:val="de-DE"/>
        </w:rPr>
        <w:t xml:space="preserve"> Nutzt Smartphone, mag benutzerfreundliche Interfaces, vergleicht gerne Preise</w:t>
      </w:r>
    </w:p>
    <w:p w14:paraId="05BC596A"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Motivation:</w:t>
      </w:r>
      <w:r>
        <w:rPr>
          <w:rFonts w:ascii="Segoe UI" w:hAnsi="Segoe UI" w:cs="Segoe UI"/>
          <w:color w:val="444444"/>
          <w:sz w:val="21"/>
          <w:szCs w:val="21"/>
          <w:lang w:val="de-DE"/>
        </w:rPr>
        <w:t xml:space="preserve"> Will das perfekte Event, ohne selbst viel Aufwand beim Organisieren zu haben (suchen auf diversen Platformen oder Sozialen Medien</w:t>
      </w:r>
    </w:p>
    <w:p w14:paraId="25BEEA03"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Lösung mit EventPart:</w:t>
      </w:r>
      <w:r>
        <w:rPr>
          <w:rFonts w:ascii="Segoe UI" w:hAnsi="Segoe UI" w:cs="Segoe UI"/>
          <w:color w:val="444444"/>
          <w:sz w:val="21"/>
          <w:szCs w:val="21"/>
          <w:lang w:val="de-DE"/>
        </w:rPr>
        <w:t xml:space="preserve"> Findet alles an einem Ort, bucht in 5 Minuten, liest Bewertungen anderer</w:t>
      </w:r>
    </w:p>
    <w:p w14:paraId="282438E7" w14:textId="77777777" w:rsidR="005E4D93" w:rsidRDefault="00000000">
      <w:pPr>
        <w:shd w:val="clear" w:color="auto" w:fill="FFFFFF"/>
        <w:spacing w:before="270" w:after="120"/>
        <w:outlineLvl w:val="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w:t>
      </w: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Persona 2: Marco – Der Kleinunternehmer (Caterer)</w:t>
      </w:r>
    </w:p>
    <w:p w14:paraId="10A7B828"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Alter / Unternehmen:</w:t>
      </w:r>
      <w:r>
        <w:rPr>
          <w:rFonts w:ascii="Segoe UI" w:hAnsi="Segoe UI" w:cs="Segoe UI"/>
          <w:color w:val="444444"/>
          <w:sz w:val="21"/>
          <w:szCs w:val="21"/>
          <w:lang w:val="de-DE"/>
        </w:rPr>
        <w:t xml:space="preserve"> 42 Jahre, Catering-Service für 3 Mitarbeiter</w:t>
      </w:r>
    </w:p>
    <w:p w14:paraId="0D509FE4"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Situation:</w:t>
      </w:r>
      <w:r>
        <w:rPr>
          <w:rFonts w:ascii="Segoe UI" w:hAnsi="Segoe UI" w:cs="Segoe UI"/>
          <w:color w:val="444444"/>
          <w:sz w:val="21"/>
          <w:szCs w:val="21"/>
          <w:lang w:val="de-DE"/>
        </w:rPr>
        <w:t xml:space="preserve"> Hat gute Arbeit, aber neue Kundenschichten sind schwer zu erschließen</w:t>
      </w:r>
    </w:p>
    <w:p w14:paraId="69129AA2"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Probleme:</w:t>
      </w:r>
      <w:r>
        <w:rPr>
          <w:rFonts w:ascii="Segoe UI" w:hAnsi="Segoe UI" w:cs="Segoe UI"/>
          <w:color w:val="444444"/>
          <w:sz w:val="21"/>
          <w:szCs w:val="21"/>
          <w:lang w:val="de-DE"/>
        </w:rPr>
        <w:t xml:space="preserve"> „Wie erreiche ich mehr Privatpersonen ohne teuer zu werben?"</w:t>
      </w:r>
    </w:p>
    <w:p w14:paraId="09C32A85"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Bedürfnisse:</w:t>
      </w:r>
      <w:r>
        <w:rPr>
          <w:rFonts w:ascii="Segoe UI" w:hAnsi="Segoe UI" w:cs="Segoe UI"/>
          <w:color w:val="444444"/>
          <w:sz w:val="21"/>
          <w:szCs w:val="21"/>
          <w:lang w:val="de-DE"/>
        </w:rPr>
        <w:t xml:space="preserve"> Einfache Lead-Generierung, faire Provisionen, Sichtbarkeit</w:t>
      </w:r>
    </w:p>
    <w:p w14:paraId="1F42F8D9"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Online-Verhalten:</w:t>
      </w:r>
      <w:r>
        <w:rPr>
          <w:rFonts w:ascii="Segoe UI" w:hAnsi="Segoe UI" w:cs="Segoe UI"/>
          <w:color w:val="444444"/>
          <w:sz w:val="21"/>
          <w:szCs w:val="21"/>
          <w:lang w:val="de-DE"/>
        </w:rPr>
        <w:t xml:space="preserve"> Basic-Digital, möchte unkomplizierte Bedienung, Wirksamkeit sehen</w:t>
      </w:r>
    </w:p>
    <w:p w14:paraId="67517013"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Motivation:</w:t>
      </w:r>
      <w:r>
        <w:rPr>
          <w:rFonts w:ascii="Segoe UI" w:hAnsi="Segoe UI" w:cs="Segoe UI"/>
          <w:color w:val="444444"/>
          <w:sz w:val="21"/>
          <w:szCs w:val="21"/>
          <w:lang w:val="de-DE"/>
        </w:rPr>
        <w:t xml:space="preserve"> Wachsen ohne großes Marketingbudget, Auslastung erhöhen</w:t>
      </w:r>
    </w:p>
    <w:p w14:paraId="3A45818A"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Lösung mit EventPart:</w:t>
      </w:r>
      <w:r>
        <w:rPr>
          <w:rFonts w:ascii="Segoe UI" w:hAnsi="Segoe UI" w:cs="Segoe UI"/>
          <w:color w:val="444444"/>
          <w:sz w:val="21"/>
          <w:szCs w:val="21"/>
          <w:lang w:val="de-DE"/>
        </w:rPr>
        <w:t xml:space="preserve"> Registriert sich mit Profil, bekommt Anfragen, bezahlt 7% Provision pro Auftrag</w:t>
      </w:r>
    </w:p>
    <w:p w14:paraId="17874F8C" w14:textId="77777777" w:rsidR="005E4D93" w:rsidRDefault="00000000">
      <w:pPr>
        <w:shd w:val="clear" w:color="auto" w:fill="FFFFFF"/>
        <w:spacing w:before="270" w:after="120"/>
        <w:outlineLvl w:val="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Persona 3: Thomas – Der Vereinsorganisator</w:t>
      </w:r>
    </w:p>
    <w:p w14:paraId="3D035B1E"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Alter / Rolle:</w:t>
      </w:r>
      <w:r>
        <w:rPr>
          <w:rFonts w:ascii="Segoe UI" w:hAnsi="Segoe UI" w:cs="Segoe UI"/>
          <w:color w:val="444444"/>
          <w:sz w:val="21"/>
          <w:szCs w:val="21"/>
          <w:lang w:val="de-DE"/>
        </w:rPr>
        <w:t xml:space="preserve"> 55 Jahre, Obmann eines Sportvereins</w:t>
      </w:r>
    </w:p>
    <w:p w14:paraId="44CB5CA6"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Situation:</w:t>
      </w:r>
      <w:r>
        <w:rPr>
          <w:rFonts w:ascii="Segoe UI" w:hAnsi="Segoe UI" w:cs="Segoe UI"/>
          <w:color w:val="444444"/>
          <w:sz w:val="21"/>
          <w:szCs w:val="21"/>
          <w:lang w:val="de-DE"/>
        </w:rPr>
        <w:t xml:space="preserve"> Plant das 50-jährige Jubiläumsfest, besorgt alles ehrenamtlich</w:t>
      </w:r>
    </w:p>
    <w:p w14:paraId="48AE2279"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Probleme:</w:t>
      </w:r>
      <w:r>
        <w:rPr>
          <w:rFonts w:ascii="Segoe UI" w:hAnsi="Segoe UI" w:cs="Segoe UI"/>
          <w:color w:val="444444"/>
          <w:sz w:val="21"/>
          <w:szCs w:val="21"/>
          <w:lang w:val="de-DE"/>
        </w:rPr>
        <w:t xml:space="preserve"> „Im Verein kümmert sich jeder um etwas – aber wer koordiniert?"</w:t>
      </w:r>
    </w:p>
    <w:p w14:paraId="5B6D5173"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Bedürfnisse:</w:t>
      </w:r>
      <w:r>
        <w:rPr>
          <w:rFonts w:ascii="Segoe UI" w:hAnsi="Segoe UI" w:cs="Segoe UI"/>
          <w:color w:val="444444"/>
          <w:sz w:val="21"/>
          <w:szCs w:val="21"/>
          <w:lang w:val="de-DE"/>
        </w:rPr>
        <w:t xml:space="preserve"> Transparenter Überblick, gutes Preis-Leistungs-Verhältnis, zuverlässige Partner</w:t>
      </w:r>
    </w:p>
    <w:p w14:paraId="0BDA8C49"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Online-Verhalten:</w:t>
      </w:r>
      <w:r>
        <w:rPr>
          <w:rFonts w:ascii="Segoe UI" w:hAnsi="Segoe UI" w:cs="Segoe UI"/>
          <w:color w:val="444444"/>
          <w:sz w:val="21"/>
          <w:szCs w:val="21"/>
          <w:lang w:val="de-DE"/>
        </w:rPr>
        <w:t xml:space="preserve"> Nutzt Smartphone und Laptop, möchte aber schnell Ergebnisse sehen</w:t>
      </w:r>
    </w:p>
    <w:p w14:paraId="5A448863"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Motivation:</w:t>
      </w:r>
      <w:r>
        <w:rPr>
          <w:rFonts w:ascii="Segoe UI" w:hAnsi="Segoe UI" w:cs="Segoe UI"/>
          <w:color w:val="444444"/>
          <w:sz w:val="21"/>
          <w:szCs w:val="21"/>
          <w:lang w:val="de-DE"/>
        </w:rPr>
        <w:t xml:space="preserve"> Event soll beeindruckend sein, Budget ist begrenzt, Zeit auch</w:t>
      </w:r>
    </w:p>
    <w:p w14:paraId="12311CD4"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Lösung mit EventPart:</w:t>
      </w:r>
      <w:r>
        <w:rPr>
          <w:rFonts w:ascii="Segoe UI" w:hAnsi="Segoe UI" w:cs="Segoe UI"/>
          <w:color w:val="444444"/>
          <w:sz w:val="21"/>
          <w:szCs w:val="21"/>
          <w:lang w:val="de-DE"/>
        </w:rPr>
        <w:t xml:space="preserve"> Findet günstige Catering-Angebote, DJ mit guter Bewertung, alles übersichtlich gelistet</w:t>
      </w:r>
    </w:p>
    <w:p w14:paraId="012BA2D9" w14:textId="77777777" w:rsidR="005E4D93" w:rsidRDefault="005E4D93">
      <w:pPr>
        <w:shd w:val="clear" w:color="auto" w:fill="FFFFFF"/>
        <w:spacing w:beforeAutospacing="1" w:after="180"/>
        <w:jc w:val="both"/>
        <w:rPr>
          <w:rFonts w:ascii="Segoe UI" w:hAnsi="Segoe UI" w:cs="Segoe UI"/>
          <w:color w:val="444444"/>
          <w:sz w:val="21"/>
          <w:szCs w:val="21"/>
          <w:lang w:val="de-DE"/>
        </w:rPr>
      </w:pPr>
    </w:p>
    <w:p w14:paraId="02130A4B" w14:textId="77777777" w:rsidR="005E4D93" w:rsidRDefault="00000000">
      <w:pPr>
        <w:pBdr>
          <w:left w:val="single" w:sz="48" w:space="14"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lastRenderedPageBreak/>
        <w:t>5️⃣ USP – UNIQUE SELLING PROPOSITION</w:t>
      </w:r>
    </w:p>
    <w:p w14:paraId="2F7EA036"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Was macht EventPart einzigartig? Warum sollten sich Kunden für Ihr Angebot entscheiden?</w:t>
      </w:r>
    </w:p>
    <w:p w14:paraId="27D5091A" w14:textId="77777777" w:rsidR="005E4D93" w:rsidRDefault="00000000">
      <w:pPr>
        <w:shd w:val="clear" w:color="auto" w:fill="FFFFFF"/>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1. 3-Klick-Buchung</w:t>
      </w:r>
      <w:r>
        <w:rPr>
          <w:rFonts w:ascii="Segoe UI" w:eastAsia="Times New Roman" w:hAnsi="Segoe UI" w:cs="Segoe UI"/>
          <w:color w:val="333333"/>
          <w:lang w:val="de-DE"/>
        </w:rPr>
        <w:t xml:space="preserve"> - Der schnellste Weg von der Idee zur Buchungsanfrage. Maximale Effizienz für Veranstalter. </w:t>
      </w:r>
    </w:p>
    <w:p w14:paraId="32CAEE98" w14:textId="77777777" w:rsidR="005E4D93" w:rsidRDefault="00000000">
      <w:pPr>
        <w:shd w:val="clear" w:color="auto" w:fill="FFFFFF"/>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2. Lokale Spezialisierung</w:t>
      </w:r>
      <w:r>
        <w:rPr>
          <w:rFonts w:ascii="Segoe UI" w:eastAsia="Times New Roman" w:hAnsi="Segoe UI" w:cs="Segoe UI"/>
          <w:color w:val="333333"/>
          <w:lang w:val="de-DE"/>
        </w:rPr>
        <w:t xml:space="preserve"> - Anders als Fiverr oder generische Plattformen: EventPart ist spezialisiert auf Events. Regionale Dienstleister, die man kennt oder denen man vertraut. Auf der Platform ausgestellte Buchungsm</w:t>
      </w:r>
      <w:r>
        <w:t>ö</w:t>
      </w:r>
      <w:r>
        <w:rPr>
          <w:rFonts w:ascii="Segoe UI" w:eastAsia="Times New Roman" w:hAnsi="Segoe UI" w:cs="Segoe UI"/>
          <w:color w:val="333333"/>
          <w:lang w:val="de-DE"/>
        </w:rPr>
        <w:t>glichkeiten k</w:t>
      </w:r>
      <w:r>
        <w:t>ö</w:t>
      </w:r>
      <w:r>
        <w:rPr>
          <w:rFonts w:ascii="Segoe UI" w:eastAsia="Times New Roman" w:hAnsi="Segoe UI" w:cs="Segoe UI"/>
          <w:color w:val="333333"/>
          <w:lang w:val="de-DE"/>
        </w:rPr>
        <w:t>nnen bewertet werden, am Anfang Fragen wir bekannte K</w:t>
      </w:r>
      <w:r>
        <w:t>ü</w:t>
      </w:r>
      <w:r>
        <w:rPr>
          <w:rFonts w:ascii="Segoe UI" w:eastAsia="Times New Roman" w:hAnsi="Segoe UI" w:cs="Segoe UI"/>
          <w:color w:val="333333"/>
          <w:lang w:val="de-DE"/>
        </w:rPr>
        <w:t>nstler an</w:t>
      </w:r>
      <w:ins w:id="1" w:author="Monika Reiterer" w:date="2026-01-10T11:49:00Z">
        <w:r>
          <w:rPr>
            <w:rFonts w:ascii="Segoe UI" w:eastAsia="Times New Roman" w:hAnsi="Segoe UI" w:cs="Segoe UI"/>
            <w:color w:val="333333"/>
            <w:lang w:val="de-DE"/>
          </w:rPr>
          <w:t>,</w:t>
        </w:r>
      </w:ins>
      <w:r>
        <w:rPr>
          <w:rFonts w:ascii="Segoe UI" w:eastAsia="Times New Roman" w:hAnsi="Segoe UI" w:cs="Segoe UI"/>
          <w:color w:val="333333"/>
          <w:lang w:val="de-DE"/>
        </w:rPr>
        <w:t xml:space="preserve"> um vertrauensw</w:t>
      </w:r>
      <w:r>
        <w:t>ü</w:t>
      </w:r>
      <w:r>
        <w:rPr>
          <w:rFonts w:ascii="Segoe UI" w:eastAsia="Times New Roman" w:hAnsi="Segoe UI" w:cs="Segoe UI"/>
          <w:color w:val="333333"/>
          <w:lang w:val="de-DE"/>
        </w:rPr>
        <w:t xml:space="preserve">rdige Angebote zu haben. Durch den Fokus auf lokale Dienstleister sind persönliche Vorgespräche und Face-to-Face-Treffen realistisch umsetzbar. Gemeinsame Sprache, regionale Erfahrung und Kenntnis lokaler Gepflogenheiten erhöhen die Abstimmungssicherheit und die Qualität der Zusammenarbeit bei Events. </w:t>
      </w:r>
    </w:p>
    <w:p w14:paraId="2E300BA2" w14:textId="77777777" w:rsidR="005E4D93" w:rsidRDefault="005E4D93">
      <w:pPr>
        <w:shd w:val="clear" w:color="auto" w:fill="FFFFFF"/>
        <w:rPr>
          <w:rFonts w:ascii="Segoe UI" w:eastAsia="Times New Roman" w:hAnsi="Segoe UI" w:cs="Segoe UI"/>
          <w:color w:val="333333"/>
          <w:lang w:val="de-DE"/>
        </w:rPr>
      </w:pPr>
    </w:p>
    <w:p w14:paraId="043B0FD9" w14:textId="77777777" w:rsidR="005E4D93" w:rsidRDefault="00000000">
      <w:pPr>
        <w:shd w:val="clear" w:color="auto" w:fill="FFFFFF"/>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3. Bewertungs- und Vertrauenssystem</w:t>
      </w:r>
      <w:r>
        <w:rPr>
          <w:rFonts w:ascii="Segoe UI" w:eastAsia="Times New Roman" w:hAnsi="Segoe UI" w:cs="Segoe UI"/>
          <w:color w:val="333333"/>
          <w:lang w:val="de-DE"/>
        </w:rPr>
        <w:t xml:space="preserve"> - Transparent wie Airbnb oder Booking.com: Benutzer sehen unmittelbar, ob ein DJ zuverlässig ist oder der Caterer Qualität bietet. Verifiziertes Feedback schafft Sicherheit. </w:t>
      </w:r>
    </w:p>
    <w:p w14:paraId="68DBA653" w14:textId="77777777" w:rsidR="005E4D93" w:rsidRDefault="00000000">
      <w:pPr>
        <w:shd w:val="clear" w:color="auto" w:fill="FFFFFF"/>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4. Win-Win-Modell für beide Seiten</w:t>
      </w:r>
      <w:r>
        <w:rPr>
          <w:rFonts w:ascii="Segoe UI" w:eastAsia="Times New Roman" w:hAnsi="Segoe UI" w:cs="Segoe UI"/>
          <w:color w:val="333333"/>
          <w:lang w:val="de-DE"/>
        </w:rPr>
        <w:t xml:space="preserve"> - Veranstalter: Einfacher, schneller, günstiger durch transparente Provisionsmodelle. Dienstleister: Neue Kundenquellen ohne großes eigenes Marketingbudget. </w:t>
      </w:r>
    </w:p>
    <w:p w14:paraId="4D889FF9" w14:textId="77777777" w:rsidR="005E4D93" w:rsidRDefault="00000000">
      <w:pPr>
        <w:shd w:val="clear" w:color="auto" w:fill="FFFFFF"/>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5. Datenschutz und Sicherheit</w:t>
      </w:r>
      <w:r>
        <w:rPr>
          <w:rFonts w:ascii="Segoe UI" w:eastAsia="Times New Roman" w:hAnsi="Segoe UI" w:cs="Segoe UI"/>
          <w:color w:val="333333"/>
          <w:lang w:val="de-DE"/>
        </w:rPr>
        <w:t xml:space="preserve"> - Deutsche und EU-konforme Infrastruktur mit voller DSGVO-Compliance – anders als internationale Plattformen. </w:t>
      </w:r>
    </w:p>
    <w:p w14:paraId="0D6DDF23" w14:textId="77777777" w:rsidR="005E4D93" w:rsidRDefault="00000000">
      <w:pPr>
        <w:shd w:val="clear" w:color="auto" w:fill="FFFFFF" w:themeFill="background1"/>
        <w:rPr>
          <w:rFonts w:ascii="Segoe UI" w:eastAsia="Times New Roman" w:hAnsi="Segoe UI" w:cs="Segoe UI"/>
          <w:color w:val="333333"/>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6. Community-Ansatz</w:t>
      </w:r>
      <w:r>
        <w:rPr>
          <w:rFonts w:ascii="Segoe UI" w:eastAsia="Times New Roman" w:hAnsi="Segoe UI" w:cs="Segoe UI"/>
          <w:color w:val="333333"/>
          <w:lang w:val="de-DE"/>
        </w:rPr>
        <w:t xml:space="preserve"> - Nicht nur Transaktionen, sondern auch News, Tipps und Inspiration rund um Eventplanung. Newsletter, Blog, Social Media-Integration. </w:t>
      </w:r>
    </w:p>
    <w:p w14:paraId="4B1606B9" w14:textId="77777777" w:rsidR="005E4D93" w:rsidRDefault="005E4D93">
      <w:pPr>
        <w:shd w:val="clear" w:color="auto" w:fill="FFFFFF" w:themeFill="background1"/>
        <w:rPr>
          <w:rFonts w:ascii="Segoe UI" w:eastAsia="Times New Roman" w:hAnsi="Segoe UI" w:cs="Segoe UI"/>
          <w:color w:val="333333"/>
          <w:lang w:val="de-DE"/>
        </w:rPr>
      </w:pPr>
    </w:p>
    <w:p w14:paraId="270CCC36" w14:textId="77777777" w:rsidR="005E4D93" w:rsidRDefault="005E4D93">
      <w:pPr>
        <w:shd w:val="clear" w:color="auto" w:fill="FFFFFF" w:themeFill="background1"/>
        <w:rPr>
          <w:rFonts w:ascii="Segoe UI" w:eastAsia="Times New Roman" w:hAnsi="Segoe UI" w:cs="Segoe UI"/>
          <w:color w:val="333333"/>
          <w:lang w:val="de-DE"/>
        </w:rPr>
      </w:pPr>
    </w:p>
    <w:p w14:paraId="310307C3" w14:textId="77777777" w:rsidR="005E4D93" w:rsidRDefault="00000000">
      <w:pPr>
        <w:pBdr>
          <w:left w:val="single" w:sz="48" w:space="14"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t>6️⃣ GESCHÄFTSMODELL</w:t>
      </w:r>
    </w:p>
    <w:p w14:paraId="5C4D9D01"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Wie wollen wir mit unserer Idee Geld verdienen? Welche Einnahmequellen sind geplant?</w:t>
      </w:r>
    </w:p>
    <w:p w14:paraId="288D0F0C"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Business-Case</w:t>
      </w:r>
    </w:p>
    <w:p w14:paraId="4687177A" w14:textId="77777777" w:rsidR="005E4D93" w:rsidRDefault="00000000">
      <w:pPr>
        <w:shd w:val="clear" w:color="auto" w:fill="FFFFFF"/>
        <w:spacing w:before="270" w:after="150"/>
        <w:outlineLvl w:val="4"/>
        <w:rPr>
          <w:rFonts w:ascii="Segoe UI" w:eastAsia="Times New Roman" w:hAnsi="Segoe UI" w:cs="Segoe UI"/>
          <w:color w:val="000000" w:themeColor="text1"/>
          <w:sz w:val="26"/>
          <w:szCs w:val="26"/>
          <w:lang w:val="de-DE"/>
        </w:rPr>
      </w:pPr>
      <w:r>
        <w:rPr>
          <w:rFonts w:ascii="Segoe UI" w:eastAsia="Times New Roman" w:hAnsi="Segoe UI" w:cs="Segoe UI"/>
          <w:color w:val="000000" w:themeColor="text1"/>
          <w:sz w:val="26"/>
          <w:szCs w:val="26"/>
        </w:rPr>
        <w:t xml:space="preserve">EventPart digitalisiert die regionale Eventplanung. Wir bündeln den fragmentierten Markt auf einer zentralen Plattform und lösen so das Zeit- und </w:t>
      </w:r>
      <w:r>
        <w:rPr>
          <w:rFonts w:ascii="Segoe UI" w:eastAsia="Times New Roman" w:hAnsi="Segoe UI" w:cs="Segoe UI"/>
          <w:color w:val="000000" w:themeColor="text1"/>
          <w:sz w:val="26"/>
          <w:szCs w:val="26"/>
        </w:rPr>
        <w:lastRenderedPageBreak/>
        <w:t>Vertrauensproblem der Veranstalter. Unser Geschäftsmodell ist risikoarm und hoch skalierbar: Wir verdienen primär durch erfolgsbasierte Provisionen (5–10 %). Aufgrund der schlanken Kostenstruktur erreichen wir bereits mit ca. 40 Buchungen im Monat die Gewinnzone, während der österreichische Markt mit über 50.000 Events jährlich ein enormes Wachstumspotenzial bietet.</w:t>
      </w:r>
    </w:p>
    <w:p w14:paraId="479C6E2C" w14:textId="77777777" w:rsidR="005E4D93" w:rsidRDefault="005E4D93">
      <w:pPr>
        <w:shd w:val="clear" w:color="auto" w:fill="FFFFFF"/>
        <w:spacing w:before="270" w:after="150"/>
        <w:outlineLvl w:val="4"/>
        <w:rPr>
          <w:rFonts w:ascii="Segoe UI Emoji" w:eastAsia="Times New Roman" w:hAnsi="Segoe UI Emoji" w:cs="Segoe UI Emoji"/>
          <w:b/>
          <w:bCs/>
          <w:color w:val="0056B8"/>
          <w:sz w:val="26"/>
          <w:szCs w:val="26"/>
          <w:lang w:val="de-DE"/>
        </w:rPr>
      </w:pPr>
    </w:p>
    <w:p w14:paraId="573B796E"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Provisionsmodell (Primäre Einnahmequelle)</w:t>
      </w:r>
    </w:p>
    <w:p w14:paraId="1FAE5CEF" w14:textId="77777777" w:rsidR="005E4D93" w:rsidRDefault="00000000">
      <w:pPr>
        <w:numPr>
          <w:ilvl w:val="0"/>
          <w:numId w:val="12"/>
        </w:numPr>
        <w:shd w:val="clear" w:color="auto" w:fill="FFFFFF"/>
        <w:spacing w:beforeAutospacing="1"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Modell:</w:t>
      </w:r>
      <w:r>
        <w:rPr>
          <w:rFonts w:ascii="Segoe UI" w:eastAsia="Times New Roman" w:hAnsi="Segoe UI" w:cs="Segoe UI"/>
          <w:color w:val="444444"/>
          <w:sz w:val="21"/>
          <w:szCs w:val="21"/>
          <w:lang w:val="de-DE"/>
        </w:rPr>
        <w:t xml:space="preserve"> 5–10% auf den Buchungswert</w:t>
      </w:r>
    </w:p>
    <w:p w14:paraId="7F300CD8" w14:textId="77777777" w:rsidR="005E4D93" w:rsidRDefault="00000000">
      <w:pPr>
        <w:numPr>
          <w:ilvl w:val="0"/>
          <w:numId w:val="12"/>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Beispiel:</w:t>
      </w:r>
      <w:r>
        <w:rPr>
          <w:rFonts w:ascii="Segoe UI" w:eastAsia="Times New Roman" w:hAnsi="Segoe UI" w:cs="Segoe UI"/>
          <w:color w:val="444444"/>
          <w:sz w:val="21"/>
          <w:szCs w:val="21"/>
          <w:lang w:val="de-DE"/>
        </w:rPr>
        <w:t xml:space="preserve"> DJ-Buchung für 500€ → EventPart erhält 25–50€</w:t>
      </w:r>
    </w:p>
    <w:p w14:paraId="7169BA5E" w14:textId="77777777" w:rsidR="005E4D93" w:rsidRDefault="00000000">
      <w:pPr>
        <w:numPr>
          <w:ilvl w:val="0"/>
          <w:numId w:val="12"/>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Wer zahlt:</w:t>
      </w:r>
      <w:r>
        <w:rPr>
          <w:rFonts w:ascii="Segoe UI" w:eastAsia="Times New Roman" w:hAnsi="Segoe UI" w:cs="Segoe UI"/>
          <w:color w:val="444444"/>
          <w:sz w:val="21"/>
          <w:szCs w:val="21"/>
          <w:lang w:val="de-DE"/>
        </w:rPr>
        <w:t xml:space="preserve"> Der Dienstleister (wird in Kalkulation eingerechnet) oder optional Split-Modell</w:t>
      </w:r>
    </w:p>
    <w:p w14:paraId="001FAAC1" w14:textId="77777777" w:rsidR="005E4D93" w:rsidRDefault="00000000">
      <w:pPr>
        <w:numPr>
          <w:ilvl w:val="0"/>
          <w:numId w:val="12"/>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Volumen-Ziel:</w:t>
      </w:r>
      <w:r>
        <w:rPr>
          <w:rFonts w:ascii="Segoe UI" w:eastAsia="Times New Roman" w:hAnsi="Segoe UI" w:cs="Segoe UI"/>
          <w:color w:val="444444"/>
          <w:sz w:val="21"/>
          <w:szCs w:val="21"/>
          <w:lang w:val="de-DE"/>
        </w:rPr>
        <w:t xml:space="preserve"> 50 Vermittlungen im Pilot-Jahr = ca. 5.000–10.000€ Provision</w:t>
      </w:r>
    </w:p>
    <w:p w14:paraId="59E6524D" w14:textId="77777777" w:rsidR="005E4D93" w:rsidRDefault="00000000">
      <w:pPr>
        <w:numPr>
          <w:ilvl w:val="0"/>
          <w:numId w:val="12"/>
        </w:numPr>
        <w:shd w:val="clear" w:color="auto" w:fill="FFFFFF"/>
        <w:spacing w:after="120"/>
        <w:ind w:left="1050"/>
      </w:pPr>
      <w:r>
        <w:rPr>
          <w:rFonts w:ascii="Segoe UI" w:eastAsia="Times New Roman" w:hAnsi="Segoe UI" w:cs="Segoe UI"/>
          <w:b/>
          <w:bCs/>
          <w:color w:val="444444"/>
          <w:sz w:val="21"/>
          <w:szCs w:val="21"/>
          <w:lang w:val="de-DE"/>
        </w:rPr>
        <w:t xml:space="preserve">Probleme: </w:t>
      </w:r>
      <w:r>
        <w:rPr>
          <w:rFonts w:ascii="Segoe UI" w:eastAsia="Times New Roman" w:hAnsi="Segoe UI" w:cs="Segoe UI"/>
          <w:color w:val="444444"/>
          <w:sz w:val="21"/>
          <w:szCs w:val="21"/>
          <w:lang w:val="de-DE"/>
        </w:rPr>
        <w:t>Manche Kunden werden versuchen unsere Provision zu umgehen, wir hoffen auf das Vertrauen unserer Kunden</w:t>
      </w:r>
    </w:p>
    <w:p w14:paraId="73F049E9" w14:textId="77777777" w:rsidR="005E4D93" w:rsidRDefault="005E4D93">
      <w:pPr>
        <w:shd w:val="clear" w:color="auto" w:fill="FFFFFF"/>
        <w:spacing w:after="120"/>
      </w:pPr>
    </w:p>
    <w:p w14:paraId="6450541F" w14:textId="77777777" w:rsidR="005E4D93" w:rsidRDefault="005E4D93">
      <w:pPr>
        <w:shd w:val="clear" w:color="auto" w:fill="FFFFFF"/>
        <w:spacing w:after="120"/>
      </w:pPr>
    </w:p>
    <w:p w14:paraId="78B8196D" w14:textId="77777777" w:rsidR="005E4D93" w:rsidRDefault="005E4D93">
      <w:pPr>
        <w:shd w:val="clear" w:color="auto" w:fill="FFFFFF"/>
        <w:spacing w:after="120"/>
      </w:pPr>
    </w:p>
    <w:p w14:paraId="49B46794" w14:textId="77777777" w:rsidR="005E4D93" w:rsidRDefault="00000000">
      <w:pPr>
        <w:shd w:val="clear" w:color="auto" w:fill="FFFFFF"/>
        <w:spacing w:after="120"/>
        <w:rPr>
          <w:rFonts w:eastAsia="Times New Roman"/>
          <w:color w:val="0056B8"/>
          <w:sz w:val="26"/>
          <w:szCs w:val="26"/>
          <w:lang w:val="de-DE"/>
        </w:rPr>
      </w:pPr>
      <w:r>
        <w:rPr>
          <w:rFonts w:ascii="Segoe UI" w:eastAsia="Times New Roman" w:hAnsi="Segoe UI" w:cs="Segoe UI"/>
          <w:b/>
          <w:bCs/>
          <w:color w:val="0056B8"/>
          <w:sz w:val="26"/>
          <w:szCs w:val="26"/>
          <w:lang w:val="de-DE"/>
        </w:rPr>
        <w:t>Sicherung des Provisionsanspruchs (Anti-Leakage-System)</w:t>
      </w:r>
      <w:r>
        <w:rPr>
          <w:rFonts w:eastAsia="Times New Roman"/>
          <w:color w:val="0056B8"/>
          <w:sz w:val="26"/>
          <w:szCs w:val="26"/>
          <w:lang w:val="de-DE"/>
        </w:rPr>
        <w:t xml:space="preserve"> </w:t>
      </w:r>
    </w:p>
    <w:p w14:paraId="28F671B5" w14:textId="77777777" w:rsidR="005E4D93" w:rsidRDefault="005E4D93">
      <w:pPr>
        <w:pStyle w:val="ListParagraph"/>
        <w:shd w:val="clear" w:color="auto" w:fill="FFFFFF"/>
        <w:spacing w:after="120"/>
        <w:ind w:left="1050"/>
        <w:rPr>
          <w:rStyle w:val="Strong"/>
          <w:rFonts w:ascii="Segoe UI" w:hAnsi="Segoe UI" w:cs="Segoe UI"/>
          <w:b w:val="0"/>
          <w:bCs w:val="0"/>
          <w:color w:val="444444"/>
          <w:sz w:val="21"/>
          <w:szCs w:val="21"/>
          <w:lang w:val="de-DE"/>
        </w:rPr>
      </w:pPr>
    </w:p>
    <w:p w14:paraId="1174F789" w14:textId="77777777" w:rsidR="005E4D93" w:rsidRDefault="00000000">
      <w:pPr>
        <w:pStyle w:val="ListParagraph"/>
        <w:shd w:val="clear" w:color="auto" w:fill="FFFFFF"/>
        <w:spacing w:after="120"/>
        <w:ind w:left="1050"/>
        <w:rPr>
          <w:rStyle w:val="Strong"/>
          <w:rFonts w:ascii="Segoe UI" w:hAnsi="Segoe UI" w:cs="Segoe UI"/>
          <w:b w:val="0"/>
          <w:bCs w:val="0"/>
          <w:color w:val="444444"/>
          <w:sz w:val="21"/>
          <w:szCs w:val="21"/>
          <w:lang w:val="de-DE"/>
        </w:rPr>
      </w:pPr>
      <w:r>
        <w:rPr>
          <w:rStyle w:val="Strong"/>
          <w:rFonts w:ascii="Segoe UI" w:hAnsi="Segoe UI" w:cs="Segoe UI"/>
          <w:b w:val="0"/>
          <w:bCs w:val="0"/>
          <w:color w:val="444444"/>
          <w:sz w:val="21"/>
          <w:szCs w:val="21"/>
          <w:lang w:val="de-DE"/>
        </w:rPr>
        <w:t>Um die Umgehung der Plattform („Schwarzbuchungen“) zu verhindern und die Transaktionssicherheit zu gewährleisten, setzen wir auf ein dreistufiges Sicherungssystem:</w:t>
      </w:r>
    </w:p>
    <w:p w14:paraId="4F4900E2" w14:textId="77777777" w:rsidR="005E4D93" w:rsidRDefault="00000000">
      <w:pPr>
        <w:numPr>
          <w:ilvl w:val="1"/>
          <w:numId w:val="12"/>
        </w:numPr>
        <w:shd w:val="clear" w:color="auto" w:fill="FFFFFF"/>
        <w:spacing w:after="120"/>
        <w:rPr>
          <w:rStyle w:val="Strong"/>
          <w:rFonts w:ascii="Segoe UI" w:hAnsi="Segoe UI" w:cs="Segoe UI"/>
          <w:b w:val="0"/>
          <w:bCs w:val="0"/>
          <w:color w:val="444444"/>
          <w:sz w:val="21"/>
          <w:szCs w:val="21"/>
          <w:lang w:val="de-DE"/>
        </w:rPr>
      </w:pPr>
      <w:r>
        <w:rPr>
          <w:rStyle w:val="Strong"/>
          <w:rFonts w:ascii="Segoe UI" w:hAnsi="Segoe UI" w:cs="Segoe UI"/>
          <w:color w:val="444444"/>
          <w:sz w:val="21"/>
          <w:szCs w:val="21"/>
          <w:lang w:val="de-DE"/>
        </w:rPr>
        <w:t>Treuhand-Zahlungsservice (Escrow):</w:t>
      </w:r>
      <w:r>
        <w:rPr>
          <w:rStyle w:val="Strong"/>
          <w:rFonts w:ascii="Segoe UI" w:hAnsi="Segoe UI" w:cs="Segoe UI"/>
          <w:b w:val="0"/>
          <w:bCs w:val="0"/>
          <w:color w:val="444444"/>
          <w:sz w:val="21"/>
          <w:szCs w:val="21"/>
          <w:lang w:val="de-DE"/>
        </w:rPr>
        <w:t xml:space="preserve"> Der Kunde zahlt den Gesamtbetrag direkt bei der Buchung über EventPart. Wir halten das Geld sicher auf einem Treuhandkonto. Die Auszahlung an den Dienstleister erfolgt erst automatisch nach erfolgreichem Abschluss des Events. Dies bietet dem Kunden maximale Sicherheit (Geld-zurück-Garantie bei Nichterscheinen) und macht eine private Barzahlung ohne Absicherung unattraktiv.</w:t>
      </w:r>
    </w:p>
    <w:p w14:paraId="3EB3CE32" w14:textId="77777777" w:rsidR="005E4D93" w:rsidRDefault="00000000">
      <w:pPr>
        <w:numPr>
          <w:ilvl w:val="1"/>
          <w:numId w:val="12"/>
        </w:numPr>
        <w:shd w:val="clear" w:color="auto" w:fill="FFFFFF"/>
        <w:spacing w:after="120"/>
        <w:rPr>
          <w:rStyle w:val="Strong"/>
          <w:rFonts w:ascii="Segoe UI" w:hAnsi="Segoe UI" w:cs="Segoe UI"/>
          <w:b w:val="0"/>
          <w:bCs w:val="0"/>
          <w:color w:val="444444"/>
          <w:sz w:val="21"/>
          <w:szCs w:val="21"/>
          <w:lang w:val="de-DE"/>
        </w:rPr>
      </w:pPr>
      <w:r>
        <w:rPr>
          <w:rStyle w:val="Strong"/>
          <w:rFonts w:ascii="Segoe UI" w:hAnsi="Segoe UI" w:cs="Segoe UI"/>
          <w:color w:val="444444"/>
          <w:sz w:val="21"/>
          <w:szCs w:val="21"/>
          <w:lang w:val="de-DE"/>
        </w:rPr>
        <w:t>Reputation als Wirtschaftsgut</w:t>
      </w:r>
      <w:r>
        <w:rPr>
          <w:rStyle w:val="Strong"/>
          <w:rFonts w:ascii="Segoe UI" w:hAnsi="Segoe UI" w:cs="Segoe UI"/>
          <w:b w:val="0"/>
          <w:bCs w:val="0"/>
          <w:color w:val="444444"/>
          <w:sz w:val="21"/>
          <w:szCs w:val="21"/>
          <w:lang w:val="de-DE"/>
        </w:rPr>
        <w:t>: Eine Bewertung im System ist technisch nur möglich, wenn die Buchung über die Plattform abgewickelt wurde. Da Dienstleister auf positive Rezensionen und ein hohes Ranking angewiesen sind, um neue Aufträge zu erhalten, haben sie ein hohes Eigeninteresse an der offiziellen Abwicklung.</w:t>
      </w:r>
    </w:p>
    <w:p w14:paraId="12FA23D1" w14:textId="77777777" w:rsidR="005E4D93" w:rsidRDefault="00000000">
      <w:pPr>
        <w:numPr>
          <w:ilvl w:val="1"/>
          <w:numId w:val="12"/>
        </w:numPr>
        <w:shd w:val="clear" w:color="auto" w:fill="FFFFFF"/>
        <w:spacing w:after="120"/>
        <w:rPr>
          <w:rStyle w:val="Strong"/>
          <w:rFonts w:ascii="Segoe UI" w:hAnsi="Segoe UI" w:cs="Segoe UI"/>
          <w:b w:val="0"/>
          <w:bCs w:val="0"/>
          <w:color w:val="444444"/>
          <w:sz w:val="21"/>
          <w:szCs w:val="21"/>
          <w:lang w:val="de-DE"/>
        </w:rPr>
      </w:pPr>
      <w:r>
        <w:rPr>
          <w:rStyle w:val="Strong"/>
          <w:rFonts w:ascii="Segoe UI" w:hAnsi="Segoe UI" w:cs="Segoe UI"/>
          <w:color w:val="444444"/>
          <w:sz w:val="21"/>
          <w:szCs w:val="21"/>
          <w:lang w:val="de-DE"/>
        </w:rPr>
        <w:t>Chat-Anonymisierung</w:t>
      </w:r>
      <w:r>
        <w:rPr>
          <w:rStyle w:val="Strong"/>
          <w:rFonts w:ascii="Segoe UI" w:hAnsi="Segoe UI" w:cs="Segoe UI"/>
          <w:b w:val="0"/>
          <w:bCs w:val="0"/>
          <w:color w:val="444444"/>
          <w:sz w:val="21"/>
          <w:szCs w:val="21"/>
          <w:lang w:val="de-DE"/>
        </w:rPr>
        <w:t>: Bis zum verbindlichen Abschluss der Buchung werden Kontaktdaten (E-Mail, Telefonnummern) im internen Nachrichtensystem automatisch gefiltert. Erst nach der Anzahlung werden die direkten Kommunikationswege freigeschaltet.</w:t>
      </w:r>
    </w:p>
    <w:p w14:paraId="213CBFA0" w14:textId="77777777" w:rsidR="005E4D93" w:rsidRDefault="005E4D93">
      <w:pPr>
        <w:shd w:val="clear" w:color="auto" w:fill="FFFFFF"/>
        <w:spacing w:after="120"/>
      </w:pPr>
    </w:p>
    <w:p w14:paraId="32902788" w14:textId="77777777" w:rsidR="005E4D93" w:rsidRDefault="00000000">
      <w:pPr>
        <w:shd w:val="clear" w:color="auto" w:fill="FFFFFF"/>
        <w:spacing w:after="120"/>
        <w:ind w:left="690"/>
      </w:pPr>
      <w:r>
        <w:rPr>
          <w:noProof/>
        </w:rPr>
        <w:lastRenderedPageBreak/>
        <w:drawing>
          <wp:inline distT="0" distB="0" distL="0" distR="0" wp14:anchorId="2AFD1BE3" wp14:editId="4B23A7AF">
            <wp:extent cx="5760720" cy="3456305"/>
            <wp:effectExtent l="0" t="0" r="0" b="0"/>
            <wp:docPr id="1" name="Grafik 3"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3" descr="Ein Bild, das Text, Reihe, Diagramm, Screenshot enthält.&#10;&#10;KI-generierte Inhalte können fehlerhaft sein."/>
                    <pic:cNvPicPr>
                      <a:picLocks noChangeAspect="1" noChangeArrowheads="1"/>
                    </pic:cNvPicPr>
                  </pic:nvPicPr>
                  <pic:blipFill>
                    <a:blip r:embed="rId21"/>
                    <a:stretch>
                      <a:fillRect/>
                    </a:stretch>
                  </pic:blipFill>
                  <pic:spPr bwMode="auto">
                    <a:xfrm>
                      <a:off x="0" y="0"/>
                      <a:ext cx="5760720" cy="3456305"/>
                    </a:xfrm>
                    <a:prstGeom prst="rect">
                      <a:avLst/>
                    </a:prstGeom>
                  </pic:spPr>
                </pic:pic>
              </a:graphicData>
            </a:graphic>
          </wp:inline>
        </w:drawing>
      </w:r>
    </w:p>
    <w:p w14:paraId="5F494E0B"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Premium-Profile für Anbieter (Sekundäre Einnahmequelle)</w:t>
      </w:r>
    </w:p>
    <w:p w14:paraId="1A43DA55" w14:textId="77777777" w:rsidR="005E4D93" w:rsidRDefault="00000000">
      <w:pPr>
        <w:numPr>
          <w:ilvl w:val="0"/>
          <w:numId w:val="13"/>
        </w:numPr>
        <w:shd w:val="clear" w:color="auto" w:fill="FFFFFF"/>
        <w:spacing w:beforeAutospacing="1"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Featured-Listings:</w:t>
      </w:r>
      <w:r>
        <w:rPr>
          <w:rFonts w:ascii="Segoe UI" w:eastAsia="Times New Roman" w:hAnsi="Segoe UI" w:cs="Segoe UI"/>
          <w:color w:val="444444"/>
          <w:sz w:val="21"/>
          <w:szCs w:val="21"/>
          <w:lang w:val="de-DE"/>
        </w:rPr>
        <w:t xml:space="preserve"> 5–10€/Monat für hervorgehobene Platzierung – Angebote oben in den Suchergebnissen</w:t>
      </w:r>
    </w:p>
    <w:p w14:paraId="381BBCA8" w14:textId="77777777" w:rsidR="005E4D93" w:rsidRDefault="00000000">
      <w:pPr>
        <w:numPr>
          <w:ilvl w:val="0"/>
          <w:numId w:val="13"/>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Analytics-Package:</w:t>
      </w:r>
      <w:r>
        <w:rPr>
          <w:rFonts w:ascii="Segoe UI" w:eastAsia="Times New Roman" w:hAnsi="Segoe UI" w:cs="Segoe UI"/>
          <w:color w:val="444444"/>
          <w:sz w:val="21"/>
          <w:szCs w:val="21"/>
          <w:lang w:val="de-DE"/>
        </w:rPr>
        <w:t xml:space="preserve"> Erweiterte Statistiken und Reporting für Dienstleister</w:t>
      </w:r>
    </w:p>
    <w:p w14:paraId="1B214157" w14:textId="77777777" w:rsidR="005E4D93" w:rsidRDefault="00000000">
      <w:pPr>
        <w:numPr>
          <w:ilvl w:val="0"/>
          <w:numId w:val="13"/>
        </w:numPr>
        <w:shd w:val="clear" w:color="auto" w:fill="FFFFFF"/>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Geschätzter Umsatz:</w:t>
      </w:r>
      <w:r>
        <w:rPr>
          <w:rFonts w:ascii="Segoe UI" w:eastAsia="Times New Roman" w:hAnsi="Segoe UI" w:cs="Segoe UI"/>
          <w:color w:val="444444"/>
          <w:sz w:val="21"/>
          <w:szCs w:val="21"/>
          <w:lang w:val="de-DE"/>
        </w:rPr>
        <w:t xml:space="preserve"> 20 Premium-Anbieter × 8€/Monat = 1.920€/Jahr</w:t>
      </w:r>
    </w:p>
    <w:p w14:paraId="65D464F2"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Sponsored Listings &amp; Partnerschaften (Tertiäre Einnahmequelle)</w:t>
      </w:r>
    </w:p>
    <w:p w14:paraId="2031768D" w14:textId="77777777" w:rsidR="005E4D93" w:rsidRDefault="00000000">
      <w:pPr>
        <w:numPr>
          <w:ilvl w:val="0"/>
          <w:numId w:val="14"/>
        </w:numPr>
        <w:shd w:val="clear" w:color="auto" w:fill="FFFFFF"/>
        <w:spacing w:beforeAutospacing="1"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Lokale Unternehmen zahlen für gezielt beworbene Angebote</w:t>
      </w:r>
    </w:p>
    <w:p w14:paraId="249DC283" w14:textId="77777777" w:rsidR="005E4D93" w:rsidRDefault="00000000">
      <w:pPr>
        <w:numPr>
          <w:ilvl w:val="0"/>
          <w:numId w:val="14"/>
        </w:numPr>
        <w:shd w:val="clear" w:color="auto" w:fill="FFFFFF"/>
        <w:spacing w:after="120"/>
        <w:ind w:left="1050"/>
        <w:rPr>
          <w:rFonts w:ascii="Segoe UI" w:eastAsia="Times New Roman" w:hAnsi="Segoe UI" w:cs="Segoe UI"/>
          <w:color w:val="444444"/>
          <w:sz w:val="21"/>
          <w:szCs w:val="21"/>
          <w:lang w:val="de-DE"/>
        </w:rPr>
      </w:pPr>
      <w:r>
        <w:rPr>
          <w:rFonts w:ascii="Segoe UI" w:eastAsia="Times New Roman" w:hAnsi="Segoe UI" w:cs="Segoe UI"/>
          <w:color w:val="444444"/>
          <w:sz w:val="21"/>
          <w:szCs w:val="21"/>
          <w:lang w:val="de-DE"/>
        </w:rPr>
        <w:t>Affiliate-Kooperationen mit Event-Locations, Blumengeschäften, Dekorateuren</w:t>
      </w:r>
    </w:p>
    <w:p w14:paraId="533BD369" w14:textId="77777777" w:rsidR="005E4D93" w:rsidRDefault="00000000">
      <w:pPr>
        <w:pStyle w:val="BodyText"/>
        <w:numPr>
          <w:ilvl w:val="0"/>
          <w:numId w:val="14"/>
        </w:numPr>
        <w:shd w:val="clear" w:color="auto" w:fill="FFFFFF"/>
        <w:spacing w:after="120"/>
        <w:ind w:left="1050"/>
        <w:rPr>
          <w:color w:val="333333"/>
        </w:rPr>
      </w:pPr>
      <w:r>
        <w:rPr>
          <w:rFonts w:ascii="inherit" w:hAnsi="inherit"/>
          <w:color w:val="333333"/>
          <w:sz w:val="21"/>
          <w:szCs w:val="21"/>
        </w:rPr>
        <w:t>Werbebanner auf Partner-Websites, mit Anfrage bei zum Beispiel Soundcloud , die durch Werbung oder Integration der Website (Previews von Künstlern) direkt auf Sie zuweisen.</w:t>
      </w:r>
    </w:p>
    <w:p w14:paraId="392A4959" w14:textId="77777777" w:rsidR="005E4D93" w:rsidRDefault="00000000">
      <w:pPr>
        <w:numPr>
          <w:ilvl w:val="0"/>
          <w:numId w:val="14"/>
        </w:numPr>
        <w:shd w:val="clear" w:color="auto" w:fill="FFFFFF" w:themeFill="background1"/>
        <w:spacing w:after="120"/>
        <w:ind w:left="1050"/>
        <w:rPr>
          <w:rFonts w:ascii="Segoe UI" w:eastAsia="Times New Roman" w:hAnsi="Segoe UI" w:cs="Segoe UI"/>
          <w:color w:val="444444"/>
          <w:sz w:val="21"/>
          <w:szCs w:val="21"/>
          <w:lang w:val="de-DE"/>
        </w:rPr>
      </w:pPr>
      <w:r>
        <w:rPr>
          <w:rStyle w:val="Strong"/>
          <w:rFonts w:ascii="Segoe UI" w:eastAsia="Times New Roman" w:hAnsi="Segoe UI" w:cs="Segoe UI"/>
          <w:color w:val="444444"/>
          <w:sz w:val="21"/>
          <w:szCs w:val="21"/>
          <w:lang w:val="de-DE"/>
        </w:rPr>
        <w:t>Geschätzter Umsatz:</w:t>
      </w:r>
      <w:r>
        <w:rPr>
          <w:rFonts w:ascii="Segoe UI" w:eastAsia="Times New Roman" w:hAnsi="Segoe UI" w:cs="Segoe UI"/>
          <w:color w:val="444444"/>
          <w:sz w:val="21"/>
          <w:szCs w:val="21"/>
          <w:lang w:val="de-DE"/>
        </w:rPr>
        <w:t xml:space="preserve"> 2.000–5.000€/Jahr</w:t>
      </w:r>
    </w:p>
    <w:p w14:paraId="264CABE2" w14:textId="77777777" w:rsidR="005E4D93" w:rsidRDefault="005E4D93">
      <w:pPr>
        <w:shd w:val="clear" w:color="auto" w:fill="FFFFFF" w:themeFill="background1"/>
        <w:spacing w:after="120"/>
        <w:ind w:left="1050"/>
        <w:rPr>
          <w:rFonts w:ascii="Segoe UI" w:eastAsia="Times New Roman" w:hAnsi="Segoe UI" w:cs="Segoe UI"/>
          <w:color w:val="444444"/>
          <w:sz w:val="21"/>
          <w:szCs w:val="21"/>
          <w:lang w:val="de-DE"/>
        </w:rPr>
      </w:pPr>
    </w:p>
    <w:p w14:paraId="666ABAB1" w14:textId="77777777" w:rsidR="005E4D93" w:rsidRDefault="00000000">
      <w:pPr>
        <w:shd w:val="clear" w:color="auto" w:fill="FFFFFF"/>
        <w:spacing w:before="270" w:after="150"/>
        <w:outlineLvl w:val="4"/>
        <w:rPr>
          <w:rFonts w:ascii="Segoe UI" w:eastAsia="Times New Roman" w:hAnsi="Segoe UI" w:cs="Segoe UI"/>
          <w:b/>
          <w:bCs/>
          <w:color w:val="0056B8"/>
          <w:sz w:val="26"/>
          <w:szCs w:val="26"/>
          <w:lang w:val="de-DE"/>
        </w:rPr>
      </w:pPr>
      <w:r>
        <w:rPr>
          <w:rFonts w:ascii="Segoe UI Emoji" w:eastAsia="Times New Roman" w:hAnsi="Segoe UI Emoji" w:cs="Segoe UI Emoji"/>
          <w:b/>
          <w:bCs/>
          <w:color w:val="0056B8"/>
          <w:sz w:val="26"/>
          <w:szCs w:val="26"/>
          <w:lang w:val="de-DE"/>
        </w:rPr>
        <w:t>⭐</w:t>
      </w:r>
      <w:r>
        <w:rPr>
          <w:rFonts w:ascii="Segoe UI" w:eastAsia="Times New Roman" w:hAnsi="Segoe UI" w:cs="Segoe UI"/>
          <w:b/>
          <w:bCs/>
          <w:color w:val="0056B8"/>
          <w:sz w:val="26"/>
          <w:szCs w:val="26"/>
          <w:lang w:val="de-DE"/>
        </w:rPr>
        <w:t xml:space="preserve"> Risikoanalyse</w:t>
      </w:r>
    </w:p>
    <w:p w14:paraId="2788FDFB" w14:textId="77777777" w:rsidR="005E4D93" w:rsidRDefault="00000000">
      <w:pPr>
        <w:pStyle w:val="ListParagraph"/>
        <w:numPr>
          <w:ilvl w:val="0"/>
          <w:numId w:val="16"/>
        </w:numPr>
        <w:shd w:val="clear" w:color="auto" w:fill="FFFFFF"/>
        <w:spacing w:beforeAutospacing="1" w:after="120"/>
        <w:rPr>
          <w:rStyle w:val="Strong"/>
          <w:rFonts w:ascii="Segoe UI" w:hAnsi="Segoe UI" w:cs="Segoe UI"/>
          <w:b w:val="0"/>
          <w:bCs w:val="0"/>
          <w:color w:val="444444"/>
          <w:sz w:val="21"/>
          <w:szCs w:val="21"/>
          <w:lang w:val="de-DE"/>
        </w:rPr>
      </w:pPr>
      <w:r>
        <w:rPr>
          <w:rStyle w:val="Strong"/>
          <w:rFonts w:ascii="Segoe UI" w:hAnsi="Segoe UI" w:cs="Segoe UI"/>
          <w:color w:val="444444"/>
          <w:sz w:val="21"/>
          <w:szCs w:val="21"/>
          <w:lang w:val="de-DE"/>
        </w:rPr>
        <w:t>Risiko</w:t>
      </w:r>
      <w:r>
        <w:rPr>
          <w:rStyle w:val="Strong"/>
          <w:rFonts w:ascii="Segoe UI" w:hAnsi="Segoe UI" w:cs="Segoe UI"/>
          <w:b w:val="0"/>
          <w:bCs w:val="0"/>
          <w:color w:val="444444"/>
          <w:sz w:val="21"/>
          <w:szCs w:val="21"/>
          <w:lang w:val="de-DE"/>
        </w:rPr>
        <w:t>: Umgehung der Plattform (Disintermediation)</w:t>
      </w:r>
    </w:p>
    <w:p w14:paraId="4D844C51" w14:textId="77777777" w:rsidR="005E4D93" w:rsidRDefault="00000000">
      <w:pPr>
        <w:numPr>
          <w:ilvl w:val="1"/>
          <w:numId w:val="13"/>
        </w:numPr>
        <w:shd w:val="clear" w:color="auto" w:fill="FFFFFF"/>
        <w:spacing w:beforeAutospacing="1" w:after="120"/>
        <w:rPr>
          <w:rStyle w:val="Strong"/>
          <w:rFonts w:ascii="Segoe UI" w:hAnsi="Segoe UI" w:cs="Segoe UI"/>
          <w:b w:val="0"/>
          <w:bCs w:val="0"/>
          <w:color w:val="444444"/>
          <w:sz w:val="21"/>
          <w:szCs w:val="21"/>
          <w:lang w:val="de-DE"/>
        </w:rPr>
      </w:pPr>
      <w:r>
        <w:rPr>
          <w:rStyle w:val="Strong"/>
          <w:rFonts w:ascii="Segoe UI" w:hAnsi="Segoe UI" w:cs="Segoe UI"/>
          <w:color w:val="444444"/>
          <w:sz w:val="21"/>
          <w:szCs w:val="21"/>
          <w:lang w:val="de-DE"/>
        </w:rPr>
        <w:t>Beschreibung</w:t>
      </w:r>
      <w:r>
        <w:rPr>
          <w:rStyle w:val="Strong"/>
          <w:rFonts w:ascii="Segoe UI" w:hAnsi="Segoe UI" w:cs="Segoe UI"/>
          <w:b w:val="0"/>
          <w:bCs w:val="0"/>
          <w:color w:val="444444"/>
          <w:sz w:val="21"/>
          <w:szCs w:val="21"/>
          <w:lang w:val="de-DE"/>
        </w:rPr>
        <w:t>: Nutzer könnten versuchen, die Gebühren zu umgehen, indem sie nach dem Erstkontakt privat kommunizieren und bar bezahlen.</w:t>
      </w:r>
    </w:p>
    <w:p w14:paraId="677099DD" w14:textId="77777777" w:rsidR="005E4D93" w:rsidRDefault="00000000">
      <w:pPr>
        <w:numPr>
          <w:ilvl w:val="1"/>
          <w:numId w:val="13"/>
        </w:numPr>
        <w:shd w:val="clear" w:color="auto" w:fill="FFFFFF"/>
        <w:spacing w:after="120"/>
        <w:rPr>
          <w:rStyle w:val="Strong"/>
          <w:rFonts w:ascii="Segoe UI" w:hAnsi="Segoe UI" w:cs="Segoe UI"/>
          <w:b w:val="0"/>
          <w:bCs w:val="0"/>
          <w:color w:val="444444"/>
          <w:sz w:val="21"/>
          <w:szCs w:val="21"/>
          <w:lang w:val="de-DE"/>
        </w:rPr>
      </w:pPr>
      <w:r>
        <w:rPr>
          <w:rStyle w:val="Strong"/>
          <w:rFonts w:ascii="Segoe UI" w:hAnsi="Segoe UI" w:cs="Segoe UI"/>
          <w:color w:val="444444"/>
          <w:sz w:val="21"/>
          <w:szCs w:val="21"/>
          <w:lang w:val="de-DE"/>
        </w:rPr>
        <w:t>Gegenmaßnahme</w:t>
      </w:r>
      <w:r>
        <w:rPr>
          <w:rStyle w:val="Strong"/>
          <w:rFonts w:ascii="Segoe UI" w:hAnsi="Segoe UI" w:cs="Segoe UI"/>
          <w:b w:val="0"/>
          <w:bCs w:val="0"/>
          <w:color w:val="444444"/>
          <w:sz w:val="21"/>
          <w:szCs w:val="21"/>
          <w:lang w:val="de-DE"/>
        </w:rPr>
        <w:t xml:space="preserve">: Wir positionieren die Provision nicht als Kostenfaktor, sondern als Absicherungsgebühr. Durch den inkludierten Treuhand-Service und den </w:t>
      </w:r>
      <w:r>
        <w:rPr>
          <w:rStyle w:val="Strong"/>
          <w:rFonts w:ascii="Segoe UI" w:hAnsi="Segoe UI" w:cs="Segoe UI"/>
          <w:b w:val="0"/>
          <w:bCs w:val="0"/>
          <w:color w:val="444444"/>
          <w:sz w:val="21"/>
          <w:szCs w:val="21"/>
          <w:lang w:val="de-DE"/>
        </w:rPr>
        <w:lastRenderedPageBreak/>
        <w:t>prioritären Support bei Dienstleister-Ausfall schaffen wir einen Mehrwert, der die geringe Provisionsgebühr (5-10 %) rechtfertigt. Das Risiko eines Totalverlusts bei einer Privatbuchung überwiegt für den Kunden die Ersparnis der Gebühr.</w:t>
      </w:r>
    </w:p>
    <w:p w14:paraId="65CB9657" w14:textId="77777777" w:rsidR="005E4D93" w:rsidRDefault="005E4D93">
      <w:pPr>
        <w:shd w:val="clear" w:color="auto" w:fill="FFFFFF"/>
        <w:spacing w:beforeAutospacing="1" w:after="120"/>
        <w:ind w:left="1440"/>
        <w:rPr>
          <w:rStyle w:val="Strong"/>
          <w:rFonts w:ascii="Segoe UI" w:hAnsi="Segoe UI" w:cs="Segoe UI"/>
          <w:b w:val="0"/>
          <w:bCs w:val="0"/>
          <w:color w:val="444444"/>
          <w:sz w:val="21"/>
          <w:szCs w:val="21"/>
          <w:lang w:val="de-DE"/>
        </w:rPr>
      </w:pPr>
    </w:p>
    <w:p w14:paraId="4E536664" w14:textId="77777777" w:rsidR="005E4D93" w:rsidRDefault="00000000">
      <w:pPr>
        <w:pStyle w:val="ListParagraph"/>
        <w:numPr>
          <w:ilvl w:val="0"/>
          <w:numId w:val="16"/>
        </w:numPr>
        <w:shd w:val="clear" w:color="auto" w:fill="FFFFFF"/>
        <w:spacing w:beforeAutospacing="1" w:after="120"/>
        <w:rPr>
          <w:rFonts w:ascii="Segoe UI" w:hAnsi="Segoe UI" w:cs="Segoe UI"/>
          <w:color w:val="444444"/>
          <w:sz w:val="21"/>
          <w:szCs w:val="21"/>
        </w:rPr>
      </w:pPr>
      <w:r>
        <w:rPr>
          <w:rFonts w:ascii="Segoe UI" w:hAnsi="Segoe UI" w:cs="Segoe UI"/>
          <w:b/>
          <w:bCs/>
          <w:color w:val="444444"/>
          <w:sz w:val="21"/>
          <w:szCs w:val="21"/>
        </w:rPr>
        <w:t>Risikomanagement: Vertrauensaufbau</w:t>
      </w:r>
      <w:r>
        <w:rPr>
          <w:rFonts w:ascii="Segoe UI" w:hAnsi="Segoe UI" w:cs="Segoe UI"/>
          <w:color w:val="444444"/>
          <w:sz w:val="21"/>
          <w:szCs w:val="21"/>
        </w:rPr>
        <w:t xml:space="preserve"> Die Befragung (insb. Anna, 30 und Renate, 60) hat gezeigt, dass das Vertrauen in eine neue, unbekannte Plattform die größte Hürde für den Markteintritt darstellt.</w:t>
      </w:r>
    </w:p>
    <w:p w14:paraId="708BDB8C" w14:textId="77777777" w:rsidR="005E4D93" w:rsidRDefault="00000000">
      <w:pPr>
        <w:numPr>
          <w:ilvl w:val="0"/>
          <w:numId w:val="18"/>
        </w:numPr>
        <w:shd w:val="clear" w:color="auto" w:fill="FFFFFF"/>
        <w:spacing w:beforeAutospacing="1" w:after="120"/>
        <w:rPr>
          <w:rFonts w:ascii="Segoe UI" w:hAnsi="Segoe UI" w:cs="Segoe UI"/>
          <w:color w:val="444444"/>
          <w:sz w:val="21"/>
          <w:szCs w:val="21"/>
        </w:rPr>
      </w:pPr>
      <w:r>
        <w:rPr>
          <w:rFonts w:ascii="Segoe UI" w:hAnsi="Segoe UI" w:cs="Segoe UI"/>
          <w:b/>
          <w:bCs/>
          <w:color w:val="444444"/>
          <w:sz w:val="21"/>
          <w:szCs w:val="21"/>
        </w:rPr>
        <w:t>Maßnahme:</w:t>
      </w:r>
      <w:r>
        <w:rPr>
          <w:rFonts w:ascii="Segoe UI" w:hAnsi="Segoe UI" w:cs="Segoe UI"/>
          <w:color w:val="444444"/>
          <w:sz w:val="21"/>
          <w:szCs w:val="21"/>
        </w:rPr>
        <w:t xml:space="preserve"> Wir steuern dem entgegen, indem wir von Beginn an auf zertifizierte Zahlungsanbieter und eine klare Support-Struktur setzen. Die „Angst vor dem Alleingelassenwerden“ am Event-Tag wird durch unsere Notfall-Garantie und eine Hotline für Premium-Nutzer entkräftet.</w:t>
      </w:r>
    </w:p>
    <w:p w14:paraId="4072862A"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0491E04A"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6B5620FD"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623C8D42"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480406DA"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5D87A5EC"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37F52893"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53226113"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68F2EF4A"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Kostenstruktur</w:t>
      </w:r>
    </w:p>
    <w:tbl>
      <w:tblPr>
        <w:tblW w:w="5000" w:type="pct"/>
        <w:tblLayout w:type="fixed"/>
        <w:tblCellMar>
          <w:top w:w="165" w:type="dxa"/>
          <w:left w:w="150" w:type="dxa"/>
          <w:bottom w:w="165" w:type="dxa"/>
          <w:right w:w="150" w:type="dxa"/>
        </w:tblCellMar>
        <w:tblLook w:val="04A0" w:firstRow="1" w:lastRow="0" w:firstColumn="1" w:lastColumn="0" w:noHBand="0" w:noVBand="1"/>
      </w:tblPr>
      <w:tblGrid>
        <w:gridCol w:w="2302"/>
        <w:gridCol w:w="4109"/>
        <w:gridCol w:w="2645"/>
      </w:tblGrid>
      <w:tr w:rsidR="005E4D93" w14:paraId="0C1A6E9B" w14:textId="77777777">
        <w:trPr>
          <w:tblHeader/>
        </w:trPr>
        <w:tc>
          <w:tcPr>
            <w:tcW w:w="2306" w:type="dxa"/>
            <w:tcBorders>
              <w:top w:val="single" w:sz="6" w:space="0" w:color="0056B8"/>
              <w:left w:val="single" w:sz="6" w:space="0" w:color="0056B8"/>
              <w:bottom w:val="single" w:sz="6" w:space="0" w:color="0056B8"/>
              <w:right w:val="single" w:sz="6" w:space="0" w:color="0056B8"/>
            </w:tcBorders>
            <w:vAlign w:val="center"/>
          </w:tcPr>
          <w:p w14:paraId="4AD2DE79"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Kostenkategorie</w:t>
            </w:r>
          </w:p>
        </w:tc>
        <w:tc>
          <w:tcPr>
            <w:tcW w:w="4116" w:type="dxa"/>
            <w:tcBorders>
              <w:top w:val="single" w:sz="6" w:space="0" w:color="0056B8"/>
              <w:left w:val="single" w:sz="6" w:space="0" w:color="0056B8"/>
              <w:bottom w:val="single" w:sz="6" w:space="0" w:color="0056B8"/>
              <w:right w:val="single" w:sz="6" w:space="0" w:color="0056B8"/>
            </w:tcBorders>
            <w:vAlign w:val="center"/>
          </w:tcPr>
          <w:p w14:paraId="16AD93B6"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Beschreibung</w:t>
            </w:r>
          </w:p>
        </w:tc>
        <w:tc>
          <w:tcPr>
            <w:tcW w:w="2650" w:type="dxa"/>
            <w:tcBorders>
              <w:top w:val="single" w:sz="6" w:space="0" w:color="0056B8"/>
              <w:left w:val="single" w:sz="6" w:space="0" w:color="0056B8"/>
              <w:bottom w:val="single" w:sz="6" w:space="0" w:color="0056B8"/>
              <w:right w:val="single" w:sz="6" w:space="0" w:color="0056B8"/>
            </w:tcBorders>
            <w:vAlign w:val="center"/>
          </w:tcPr>
          <w:p w14:paraId="1C087919"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Geschätzter Monatsbetrag</w:t>
            </w:r>
          </w:p>
        </w:tc>
      </w:tr>
      <w:tr w:rsidR="005E4D93" w14:paraId="31FF5800" w14:textId="77777777">
        <w:tc>
          <w:tcPr>
            <w:tcW w:w="230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6D11DE76"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Server/Hosting</w:t>
            </w:r>
          </w:p>
        </w:tc>
        <w:tc>
          <w:tcPr>
            <w:tcW w:w="411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619050DF"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Cloud-Infrastruktur, Domain, SSL-Zertifikat</w:t>
            </w:r>
          </w:p>
        </w:tc>
        <w:tc>
          <w:tcPr>
            <w:tcW w:w="2650"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787B6C86"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100€</w:t>
            </w:r>
          </w:p>
        </w:tc>
      </w:tr>
      <w:tr w:rsidR="005E4D93" w14:paraId="64D8D1AA" w14:textId="77777777">
        <w:tc>
          <w:tcPr>
            <w:tcW w:w="230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2BDFD3A4"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Payment-Integration</w:t>
            </w:r>
          </w:p>
        </w:tc>
        <w:tc>
          <w:tcPr>
            <w:tcW w:w="411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44C6F3AC"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Stripe, Paypal, Klarna Gebühren</w:t>
            </w:r>
          </w:p>
        </w:tc>
        <w:tc>
          <w:tcPr>
            <w:tcW w:w="2650"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1F7EF710"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200€ (bei 50 Transaktionen)</w:t>
            </w:r>
          </w:p>
        </w:tc>
      </w:tr>
      <w:tr w:rsidR="005E4D93" w14:paraId="690BB2F0" w14:textId="77777777">
        <w:tc>
          <w:tcPr>
            <w:tcW w:w="230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6CF05114"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Entwicklung &amp; Wartung</w:t>
            </w:r>
          </w:p>
        </w:tc>
        <w:tc>
          <w:tcPr>
            <w:tcW w:w="411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A6362CD"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Code-Updates, Bug-Fixes, Feature-Entwicklung</w:t>
            </w:r>
          </w:p>
        </w:tc>
        <w:tc>
          <w:tcPr>
            <w:tcW w:w="2650"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31D23A1A"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200€</w:t>
            </w:r>
          </w:p>
        </w:tc>
      </w:tr>
      <w:tr w:rsidR="005E4D93" w14:paraId="4D59DD5A" w14:textId="77777777">
        <w:tc>
          <w:tcPr>
            <w:tcW w:w="230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00DC8393"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lastRenderedPageBreak/>
              <w:t>Marketing</w:t>
            </w:r>
          </w:p>
        </w:tc>
        <w:tc>
          <w:tcPr>
            <w:tcW w:w="411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26B03E79" w14:textId="77777777" w:rsidR="005E4D93" w:rsidRDefault="00000000">
            <w:pPr>
              <w:widowControl w:val="0"/>
              <w:spacing w:before="270" w:after="270"/>
              <w:rPr>
                <w:rFonts w:ascii="Segoe UI" w:eastAsia="Times New Roman" w:hAnsi="Segoe UI" w:cs="Segoe UI"/>
                <w:color w:val="333333"/>
                <w:sz w:val="20"/>
                <w:szCs w:val="20"/>
                <w:lang w:val="en-GB"/>
              </w:rPr>
            </w:pPr>
            <w:r>
              <w:rPr>
                <w:rFonts w:ascii="Segoe UI" w:eastAsia="Times New Roman" w:hAnsi="Segoe UI" w:cs="Segoe UI"/>
                <w:color w:val="333333"/>
                <w:sz w:val="20"/>
                <w:szCs w:val="20"/>
                <w:lang w:val="en-GB"/>
              </w:rPr>
              <w:t>Social Media, Google Ads, Content</w:t>
            </w:r>
          </w:p>
        </w:tc>
        <w:tc>
          <w:tcPr>
            <w:tcW w:w="2650"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25977E8"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1000€</w:t>
            </w:r>
          </w:p>
        </w:tc>
      </w:tr>
      <w:tr w:rsidR="005E4D93" w14:paraId="3D436A41" w14:textId="77777777">
        <w:tc>
          <w:tcPr>
            <w:tcW w:w="230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0B8DB498"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Versicherung &amp; Recht</w:t>
            </w:r>
          </w:p>
        </w:tc>
        <w:tc>
          <w:tcPr>
            <w:tcW w:w="411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655D81A"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Geschäftshaftpflicht, Datenschutz-Compliance</w:t>
            </w:r>
          </w:p>
        </w:tc>
        <w:tc>
          <w:tcPr>
            <w:tcW w:w="2650"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36502FB8"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50€</w:t>
            </w:r>
          </w:p>
        </w:tc>
      </w:tr>
      <w:tr w:rsidR="005E4D93" w14:paraId="1A7E5A0A" w14:textId="77777777">
        <w:tc>
          <w:tcPr>
            <w:tcW w:w="230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5E50133B"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Sonstiges</w:t>
            </w:r>
          </w:p>
        </w:tc>
        <w:tc>
          <w:tcPr>
            <w:tcW w:w="4116"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40FEB38C"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Tools, Software-Lizenzen, Unvorhergesehenes</w:t>
            </w:r>
          </w:p>
        </w:tc>
        <w:tc>
          <w:tcPr>
            <w:tcW w:w="2650"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063AD808"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100€</w:t>
            </w:r>
          </w:p>
        </w:tc>
      </w:tr>
      <w:tr w:rsidR="005E4D93" w14:paraId="464ADF2D" w14:textId="77777777">
        <w:tc>
          <w:tcPr>
            <w:tcW w:w="2306"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7C50EEC5"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Vertrieb</w:t>
            </w:r>
          </w:p>
        </w:tc>
        <w:tc>
          <w:tcPr>
            <w:tcW w:w="4116"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47E50429"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Sales-Aktivitäten, Partnerakquise, CRM, ggf. Freelancer</w:t>
            </w:r>
          </w:p>
        </w:tc>
        <w:tc>
          <w:tcPr>
            <w:tcW w:w="2650"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37DD77D4"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400€</w:t>
            </w:r>
          </w:p>
        </w:tc>
      </w:tr>
      <w:tr w:rsidR="005E4D93" w14:paraId="289302B1" w14:textId="77777777">
        <w:tc>
          <w:tcPr>
            <w:tcW w:w="2306"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41608F0C"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Provisionsabrechnung</w:t>
            </w:r>
          </w:p>
        </w:tc>
        <w:tc>
          <w:tcPr>
            <w:tcW w:w="4116"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305CA710"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Abrechnung von Partner-/Vertriebsprovisionen, Tools oder Services</w:t>
            </w:r>
          </w:p>
        </w:tc>
        <w:tc>
          <w:tcPr>
            <w:tcW w:w="2650"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6D81D345"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100€</w:t>
            </w:r>
          </w:p>
        </w:tc>
      </w:tr>
      <w:tr w:rsidR="005E4D93" w14:paraId="556DEB35" w14:textId="77777777">
        <w:tc>
          <w:tcPr>
            <w:tcW w:w="2306"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2ADB0742"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Buchhaltung</w:t>
            </w:r>
          </w:p>
        </w:tc>
        <w:tc>
          <w:tcPr>
            <w:tcW w:w="4116"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2FB24957"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Steuerberater, laufende Buchhaltung, Rechnungswesen</w:t>
            </w:r>
          </w:p>
        </w:tc>
        <w:tc>
          <w:tcPr>
            <w:tcW w:w="2650" w:type="dxa"/>
            <w:tcBorders>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65B46AB1"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200€</w:t>
            </w:r>
          </w:p>
        </w:tc>
      </w:tr>
      <w:tr w:rsidR="005E4D93" w14:paraId="7CBCAEFC" w14:textId="77777777">
        <w:tc>
          <w:tcPr>
            <w:tcW w:w="6422" w:type="dxa"/>
            <w:gridSpan w:val="2"/>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74E52119" w14:textId="77777777" w:rsidR="005E4D93" w:rsidRDefault="00000000">
            <w:pPr>
              <w:widowControl w:val="0"/>
              <w:spacing w:before="270" w:after="270"/>
              <w:rPr>
                <w:rFonts w:ascii="Segoe UI" w:eastAsia="Times New Roman" w:hAnsi="Segoe UI" w:cs="Segoe UI"/>
                <w:b/>
                <w:bCs/>
                <w:color w:val="333333"/>
                <w:sz w:val="20"/>
                <w:szCs w:val="20"/>
              </w:rPr>
            </w:pPr>
            <w:r>
              <w:rPr>
                <w:rFonts w:ascii="Segoe UI" w:eastAsia="Times New Roman" w:hAnsi="Segoe UI" w:cs="Segoe UI"/>
                <w:b/>
                <w:bCs/>
                <w:color w:val="333333"/>
                <w:sz w:val="20"/>
                <w:szCs w:val="20"/>
              </w:rPr>
              <w:t>TOTAL</w:t>
            </w:r>
          </w:p>
        </w:tc>
        <w:tc>
          <w:tcPr>
            <w:tcW w:w="2650" w:type="dxa"/>
            <w:tcBorders>
              <w:top w:val="single" w:sz="6" w:space="0" w:color="E0E0E0"/>
              <w:left w:val="single" w:sz="6" w:space="0" w:color="E0E0E0"/>
              <w:bottom w:val="single" w:sz="6" w:space="0" w:color="E0E0E0"/>
              <w:right w:val="single" w:sz="6" w:space="0" w:color="E0E0E0"/>
            </w:tcBorders>
            <w:shd w:val="clear" w:color="auto" w:fill="FFFFFF"/>
            <w:tcMar>
              <w:top w:w="135" w:type="dxa"/>
              <w:left w:w="135" w:type="dxa"/>
              <w:bottom w:w="135" w:type="dxa"/>
              <w:right w:w="135" w:type="dxa"/>
            </w:tcMar>
            <w:vAlign w:val="center"/>
          </w:tcPr>
          <w:p w14:paraId="1533BBEA" w14:textId="77777777" w:rsidR="005E4D93" w:rsidRDefault="00000000">
            <w:pPr>
              <w:widowControl w:val="0"/>
              <w:spacing w:before="270" w:after="270"/>
              <w:rPr>
                <w:rFonts w:ascii="Segoe UI" w:eastAsia="Times New Roman" w:hAnsi="Segoe UI" w:cs="Segoe UI"/>
                <w:b/>
                <w:bCs/>
                <w:color w:val="333333"/>
                <w:sz w:val="20"/>
                <w:szCs w:val="20"/>
              </w:rPr>
            </w:pPr>
            <w:r>
              <w:rPr>
                <w:rFonts w:ascii="Segoe UI" w:eastAsia="Times New Roman" w:hAnsi="Segoe UI" w:cs="Segoe UI"/>
                <w:b/>
                <w:bCs/>
                <w:color w:val="333333"/>
                <w:sz w:val="20"/>
                <w:szCs w:val="20"/>
              </w:rPr>
              <w:t>2.350 €/Monat</w:t>
            </w:r>
          </w:p>
        </w:tc>
      </w:tr>
    </w:tbl>
    <w:p w14:paraId="6D91F57A" w14:textId="77777777" w:rsidR="005E4D93" w:rsidRDefault="00000000">
      <w:pPr>
        <w:shd w:val="clear" w:color="auto" w:fill="FFFFFF" w:themeFill="background1"/>
        <w:spacing w:beforeAutospacing="1" w:after="180"/>
        <w:jc w:val="both"/>
        <w:rPr>
          <w:rFonts w:ascii="Segoe UI" w:hAnsi="Segoe UI" w:cs="Segoe UI"/>
          <w:color w:val="444444"/>
          <w:sz w:val="21"/>
          <w:szCs w:val="21"/>
          <w:lang w:val="de-DE"/>
        </w:rPr>
      </w:pPr>
      <w:r>
        <w:rPr>
          <w:rStyle w:val="Strong"/>
          <w:rFonts w:ascii="Segoe UI" w:hAnsi="Segoe UI" w:cs="Segoe UI"/>
          <w:color w:val="444444"/>
          <w:sz w:val="21"/>
          <w:szCs w:val="21"/>
          <w:lang w:val="de-DE"/>
        </w:rPr>
        <w:t>Gewinnmarge bei stabiler Nutzung:</w:t>
      </w:r>
      <w:r>
        <w:rPr>
          <w:rFonts w:ascii="Segoe UI" w:hAnsi="Segoe UI" w:cs="Segoe UI"/>
          <w:color w:val="444444"/>
          <w:sz w:val="21"/>
          <w:szCs w:val="21"/>
          <w:lang w:val="de-DE"/>
        </w:rPr>
        <w:t xml:space="preserve"> Break-Even bei ~20–30 Vermittlungen/Monat (je nach Durchschnittswert). Bei 50+ Vermittlungen: Positiver Cashflow.</w:t>
      </w:r>
    </w:p>
    <w:p w14:paraId="138333F2" w14:textId="77777777" w:rsidR="005E4D93" w:rsidRDefault="00000000">
      <w:pPr>
        <w:shd w:val="clear" w:color="auto" w:fill="FFFFFF" w:themeFill="background1"/>
        <w:spacing w:beforeAutospacing="1" w:after="180"/>
        <w:jc w:val="both"/>
        <w:rPr>
          <w:rFonts w:ascii="Segoe UI" w:hAnsi="Segoe UI" w:cs="Segoe UI"/>
          <w:color w:val="444444"/>
          <w:sz w:val="21"/>
          <w:szCs w:val="21"/>
          <w:lang w:val="de-DE"/>
        </w:rPr>
      </w:pPr>
      <w:r>
        <w:rPr>
          <w:noProof/>
        </w:rPr>
        <w:lastRenderedPageBreak/>
        <w:drawing>
          <wp:inline distT="0" distB="0" distL="0" distR="0" wp14:anchorId="31E4C4B5" wp14:editId="305B2F51">
            <wp:extent cx="5760720" cy="3456305"/>
            <wp:effectExtent l="0" t="0" r="0" b="0"/>
            <wp:docPr id="2" name="Grafik 2"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reenshot, Diagramm, Schrift enthält.&#10;&#10;KI-generierte Inhalte können fehlerhaft sein."/>
                    <pic:cNvPicPr>
                      <a:picLocks noChangeAspect="1" noChangeArrowheads="1"/>
                    </pic:cNvPicPr>
                  </pic:nvPicPr>
                  <pic:blipFill>
                    <a:blip r:embed="rId22"/>
                    <a:stretch>
                      <a:fillRect/>
                    </a:stretch>
                  </pic:blipFill>
                  <pic:spPr bwMode="auto">
                    <a:xfrm>
                      <a:off x="0" y="0"/>
                      <a:ext cx="5760720" cy="3456305"/>
                    </a:xfrm>
                    <a:prstGeom prst="rect">
                      <a:avLst/>
                    </a:prstGeom>
                  </pic:spPr>
                </pic:pic>
              </a:graphicData>
            </a:graphic>
          </wp:inline>
        </w:drawing>
      </w:r>
    </w:p>
    <w:p w14:paraId="2B6C90AD" w14:textId="77777777" w:rsidR="005E4D93" w:rsidRDefault="005E4D93">
      <w:pPr>
        <w:shd w:val="clear" w:color="auto" w:fill="FFFFFF" w:themeFill="background1"/>
        <w:spacing w:beforeAutospacing="1" w:after="180"/>
        <w:jc w:val="both"/>
        <w:rPr>
          <w:rFonts w:ascii="Segoe UI" w:hAnsi="Segoe UI" w:cs="Segoe UI"/>
          <w:color w:val="444444"/>
          <w:sz w:val="21"/>
          <w:szCs w:val="21"/>
          <w:lang w:val="de-DE"/>
        </w:rPr>
      </w:pPr>
    </w:p>
    <w:p w14:paraId="7EF6F471"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Geschäftsmodell-Visualisierung</w:t>
      </w:r>
    </w:p>
    <w:p w14:paraId="630C8AB6" w14:textId="77777777" w:rsidR="005E4D93" w:rsidRDefault="00000000">
      <w:pPr>
        <w:shd w:val="clear" w:color="auto" w:fill="FFFFFF"/>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Partnerschaften</w:t>
      </w:r>
      <w:r>
        <w:rPr>
          <w:rFonts w:ascii="Segoe UI" w:eastAsia="Times New Roman" w:hAnsi="Segoe UI" w:cs="Segoe UI"/>
          <w:color w:val="333333"/>
          <w:sz w:val="20"/>
          <w:szCs w:val="20"/>
          <w:lang w:val="de-DE"/>
        </w:rPr>
        <w:br/>
        <w:t xml:space="preserve">Catering-Firmen, Tech-Anbieter, Musik-Influencer </w:t>
      </w:r>
    </w:p>
    <w:p w14:paraId="7332451A" w14:textId="77777777" w:rsidR="005E4D93" w:rsidRDefault="00000000">
      <w:pPr>
        <w:shd w:val="clear" w:color="auto" w:fill="FFFFFF"/>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Kernaktivitäten</w:t>
      </w:r>
      <w:r>
        <w:rPr>
          <w:rFonts w:ascii="Segoe UI" w:eastAsia="Times New Roman" w:hAnsi="Segoe UI" w:cs="Segoe UI"/>
          <w:color w:val="333333"/>
          <w:sz w:val="20"/>
          <w:szCs w:val="20"/>
          <w:lang w:val="de-DE"/>
        </w:rPr>
        <w:br/>
        <w:t xml:space="preserve">Plattform-Betrieb, Content, Marketing </w:t>
      </w:r>
    </w:p>
    <w:p w14:paraId="6A91E03E" w14:textId="77777777" w:rsidR="005E4D93" w:rsidRDefault="00000000">
      <w:pPr>
        <w:shd w:val="clear" w:color="auto" w:fill="FFFFFF"/>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Wertangebot</w:t>
      </w:r>
      <w:r>
        <w:rPr>
          <w:rFonts w:ascii="Segoe UI" w:eastAsia="Times New Roman" w:hAnsi="Segoe UI" w:cs="Segoe UI"/>
          <w:color w:val="333333"/>
          <w:sz w:val="20"/>
          <w:szCs w:val="20"/>
          <w:lang w:val="de-DE"/>
        </w:rPr>
        <w:br/>
        <w:t xml:space="preserve">3-Klick-Buchung, Vertrauenssystem, lokal spezialisiert </w:t>
      </w:r>
    </w:p>
    <w:p w14:paraId="795496A4" w14:textId="77777777" w:rsidR="005E4D93" w:rsidRDefault="00000000">
      <w:pPr>
        <w:shd w:val="clear" w:color="auto" w:fill="FFFFFF"/>
        <w:rPr>
          <w:rFonts w:ascii="Segoe UI" w:eastAsia="Times New Roman" w:hAnsi="Segoe UI" w:cs="Segoe UI"/>
          <w:color w:val="333333"/>
          <w:sz w:val="20"/>
          <w:szCs w:val="20"/>
          <w:lang w:val="de-DE"/>
        </w:rPr>
      </w:pPr>
      <w:r>
        <w:rPr>
          <w:rFonts w:ascii="Segoe UI" w:eastAsia="Times New Roman" w:hAnsi="Segoe UI" w:cs="Segoe UI"/>
          <w:b/>
          <w:bCs/>
          <w:color w:val="003D7A"/>
          <w:sz w:val="20"/>
          <w:szCs w:val="20"/>
          <w:lang w:val="de-DE"/>
        </w:rPr>
        <w:t>Kundenbeziehung</w:t>
      </w:r>
      <w:r>
        <w:rPr>
          <w:rFonts w:ascii="Segoe UI" w:eastAsia="Times New Roman" w:hAnsi="Segoe UI" w:cs="Segoe UI"/>
          <w:color w:val="333333"/>
          <w:sz w:val="20"/>
          <w:szCs w:val="20"/>
          <w:lang w:val="de-DE"/>
        </w:rPr>
        <w:br/>
        <w:t xml:space="preserve">Community, Newsletter, Support </w:t>
      </w:r>
    </w:p>
    <w:p w14:paraId="3D2415E7" w14:textId="77777777" w:rsidR="005E4D93" w:rsidRDefault="00000000">
      <w:pPr>
        <w:shd w:val="clear" w:color="auto" w:fill="F9F9F9"/>
        <w:rPr>
          <w:rFonts w:ascii="Segoe UI" w:eastAsia="Times New Roman" w:hAnsi="Segoe UI" w:cs="Segoe UI"/>
          <w:color w:val="333333"/>
          <w:lang w:val="de-DE"/>
        </w:rPr>
      </w:pPr>
      <w:r>
        <w:rPr>
          <w:rStyle w:val="Strong"/>
          <w:rFonts w:ascii="Segoe UI" w:eastAsia="Times New Roman" w:hAnsi="Segoe UI" w:cs="Segoe UI"/>
          <w:color w:val="333333"/>
          <w:lang w:val="de-DE"/>
        </w:rPr>
        <w:t>Kundensegmente:</w:t>
      </w:r>
      <w:r>
        <w:rPr>
          <w:rFonts w:ascii="Segoe UI" w:eastAsia="Times New Roman" w:hAnsi="Segoe UI" w:cs="Segoe UI"/>
          <w:color w:val="333333"/>
          <w:lang w:val="de-DE"/>
        </w:rPr>
        <w:t xml:space="preserve"> Privatpersonen, Firmen, Vereine </w:t>
      </w:r>
    </w:p>
    <w:p w14:paraId="2C69105E" w14:textId="77777777" w:rsidR="005E4D93" w:rsidRDefault="005E4D93">
      <w:pPr>
        <w:shd w:val="clear" w:color="auto" w:fill="F9F9F9"/>
        <w:rPr>
          <w:rFonts w:ascii="Segoe UI" w:eastAsia="Times New Roman" w:hAnsi="Segoe UI" w:cs="Segoe UI"/>
          <w:color w:val="333333"/>
          <w:lang w:val="de-DE"/>
        </w:rPr>
      </w:pPr>
    </w:p>
    <w:tbl>
      <w:tblPr>
        <w:tblpPr w:leftFromText="141" w:rightFromText="141" w:vertAnchor="text" w:tblpX="-2" w:tblpY="1"/>
        <w:tblW w:w="7761" w:type="dxa"/>
        <w:tblLayout w:type="fixed"/>
        <w:tblCellMar>
          <w:top w:w="165" w:type="dxa"/>
          <w:left w:w="150" w:type="dxa"/>
          <w:bottom w:w="165" w:type="dxa"/>
          <w:right w:w="150" w:type="dxa"/>
        </w:tblCellMar>
        <w:tblLook w:val="04A0" w:firstRow="1" w:lastRow="0" w:firstColumn="1" w:lastColumn="0" w:noHBand="0" w:noVBand="1"/>
      </w:tblPr>
      <w:tblGrid>
        <w:gridCol w:w="4296"/>
        <w:gridCol w:w="3465"/>
      </w:tblGrid>
      <w:tr w:rsidR="005E4D93" w14:paraId="5E1530AE" w14:textId="77777777">
        <w:trPr>
          <w:trHeight w:val="1155"/>
          <w:tblHeader/>
        </w:trPr>
        <w:tc>
          <w:tcPr>
            <w:tcW w:w="4295" w:type="dxa"/>
            <w:tcBorders>
              <w:top w:val="single" w:sz="6" w:space="0" w:color="0056B8"/>
              <w:left w:val="single" w:sz="6" w:space="0" w:color="0056B8"/>
              <w:bottom w:val="single" w:sz="6" w:space="0" w:color="0056B8"/>
              <w:right w:val="single" w:sz="6" w:space="0" w:color="0056B8"/>
            </w:tcBorders>
            <w:vAlign w:val="center"/>
          </w:tcPr>
          <w:p w14:paraId="55A5AAA2"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lastRenderedPageBreak/>
              <w:t>Kostenstruktur</w:t>
            </w:r>
          </w:p>
        </w:tc>
        <w:tc>
          <w:tcPr>
            <w:tcW w:w="3465" w:type="dxa"/>
            <w:tcBorders>
              <w:top w:val="single" w:sz="6" w:space="0" w:color="0056B8"/>
              <w:left w:val="single" w:sz="6" w:space="0" w:color="0056B8"/>
              <w:bottom w:val="single" w:sz="6" w:space="0" w:color="0056B8"/>
              <w:right w:val="single" w:sz="6" w:space="0" w:color="0056B8"/>
            </w:tcBorders>
            <w:vAlign w:val="center"/>
          </w:tcPr>
          <w:p w14:paraId="4F8FE370" w14:textId="77777777" w:rsidR="005E4D93" w:rsidRDefault="00000000">
            <w:pPr>
              <w:widowControl w:val="0"/>
              <w:spacing w:before="270" w:after="270"/>
              <w:rPr>
                <w:rFonts w:ascii="Segoe UI" w:eastAsia="Times New Roman" w:hAnsi="Segoe UI" w:cs="Segoe UI"/>
                <w:b/>
                <w:bCs/>
                <w:sz w:val="20"/>
                <w:szCs w:val="20"/>
              </w:rPr>
            </w:pPr>
            <w:r>
              <w:rPr>
                <w:rFonts w:ascii="Segoe UI" w:eastAsia="Times New Roman" w:hAnsi="Segoe UI" w:cs="Segoe UI"/>
                <w:b/>
                <w:bCs/>
                <w:sz w:val="20"/>
                <w:szCs w:val="20"/>
              </w:rPr>
              <w:t>Einnahmequellen</w:t>
            </w:r>
          </w:p>
        </w:tc>
      </w:tr>
      <w:tr w:rsidR="005E4D93" w14:paraId="01EA020C" w14:textId="77777777">
        <w:trPr>
          <w:trHeight w:val="2940"/>
        </w:trPr>
        <w:tc>
          <w:tcPr>
            <w:tcW w:w="4295"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6DF959C0" w14:textId="77777777" w:rsidR="005E4D93" w:rsidRDefault="00000000">
            <w:pPr>
              <w:widowControl w:val="0"/>
              <w:spacing w:before="270" w:after="270"/>
              <w:rPr>
                <w:rFonts w:ascii="Segoe UI" w:eastAsia="Times New Roman" w:hAnsi="Segoe UI" w:cs="Segoe UI"/>
                <w:color w:val="333333"/>
                <w:sz w:val="20"/>
                <w:szCs w:val="20"/>
                <w:lang w:val="en-GB"/>
              </w:rPr>
            </w:pPr>
            <w:r>
              <w:rPr>
                <w:rFonts w:ascii="Segoe UI" w:eastAsia="Times New Roman" w:hAnsi="Segoe UI" w:cs="Segoe UI"/>
                <w:color w:val="333333"/>
                <w:sz w:val="20"/>
                <w:szCs w:val="20"/>
                <w:lang w:val="en-GB"/>
              </w:rPr>
              <w:t>Server/Hosting: 100€</w:t>
            </w:r>
            <w:r>
              <w:rPr>
                <w:rFonts w:ascii="Segoe UI" w:eastAsia="Times New Roman" w:hAnsi="Segoe UI" w:cs="Segoe UI"/>
                <w:color w:val="333333"/>
                <w:sz w:val="20"/>
                <w:szCs w:val="20"/>
                <w:lang w:val="en-GB"/>
              </w:rPr>
              <w:br/>
              <w:t>Marketing: 1000€</w:t>
            </w:r>
            <w:r>
              <w:rPr>
                <w:rFonts w:ascii="Segoe UI" w:eastAsia="Times New Roman" w:hAnsi="Segoe UI" w:cs="Segoe UI"/>
                <w:color w:val="333333"/>
                <w:sz w:val="20"/>
                <w:szCs w:val="20"/>
                <w:lang w:val="en-GB"/>
              </w:rPr>
              <w:br/>
              <w:t>Development: 200€</w:t>
            </w:r>
            <w:r>
              <w:rPr>
                <w:rFonts w:ascii="Segoe UI" w:eastAsia="Times New Roman" w:hAnsi="Segoe UI" w:cs="Segoe UI"/>
                <w:color w:val="333333"/>
                <w:sz w:val="20"/>
                <w:szCs w:val="20"/>
                <w:lang w:val="en-GB"/>
              </w:rPr>
              <w:br/>
              <w:t>Payment/Versicherung: 150€</w:t>
            </w:r>
            <w:r>
              <w:rPr>
                <w:rFonts w:ascii="Segoe UI" w:eastAsia="Times New Roman" w:hAnsi="Segoe UI" w:cs="Segoe UI"/>
                <w:color w:val="333333"/>
                <w:sz w:val="20"/>
                <w:szCs w:val="20"/>
                <w:lang w:val="en-GB"/>
              </w:rPr>
              <w:br/>
              <w:t>Sonstiges: 100€</w:t>
            </w:r>
          </w:p>
        </w:tc>
        <w:tc>
          <w:tcPr>
            <w:tcW w:w="3465" w:type="dxa"/>
            <w:tcBorders>
              <w:top w:val="single" w:sz="6" w:space="0" w:color="E0E0E0"/>
              <w:left w:val="single" w:sz="6" w:space="0" w:color="E0E0E0"/>
              <w:bottom w:val="single" w:sz="6" w:space="0" w:color="E0E0E0"/>
              <w:right w:val="single" w:sz="6" w:space="0" w:color="E0E0E0"/>
            </w:tcBorders>
            <w:shd w:val="clear" w:color="auto" w:fill="FFFFFF" w:themeFill="background1"/>
            <w:tcMar>
              <w:top w:w="135" w:type="dxa"/>
              <w:left w:w="135" w:type="dxa"/>
              <w:bottom w:w="135" w:type="dxa"/>
              <w:right w:w="135" w:type="dxa"/>
            </w:tcMar>
            <w:vAlign w:val="center"/>
          </w:tcPr>
          <w:p w14:paraId="11F51317" w14:textId="77777777" w:rsidR="005E4D93" w:rsidRDefault="00000000">
            <w:pPr>
              <w:widowControl w:val="0"/>
              <w:spacing w:before="270" w:after="270"/>
              <w:rPr>
                <w:rFonts w:ascii="Segoe UI" w:eastAsia="Times New Roman" w:hAnsi="Segoe UI" w:cs="Segoe UI"/>
                <w:color w:val="333333"/>
                <w:sz w:val="20"/>
                <w:szCs w:val="20"/>
              </w:rPr>
            </w:pPr>
            <w:r>
              <w:rPr>
                <w:rFonts w:ascii="Segoe UI" w:eastAsia="Times New Roman" w:hAnsi="Segoe UI" w:cs="Segoe UI"/>
                <w:color w:val="333333"/>
                <w:sz w:val="20"/>
                <w:szCs w:val="20"/>
              </w:rPr>
              <w:t>Provisionen: 10.000€/Jahr</w:t>
            </w:r>
            <w:r>
              <w:br/>
            </w:r>
            <w:r>
              <w:rPr>
                <w:rFonts w:ascii="Segoe UI" w:eastAsia="Times New Roman" w:hAnsi="Segoe UI" w:cs="Segoe UI"/>
                <w:color w:val="333333"/>
                <w:sz w:val="20"/>
                <w:szCs w:val="20"/>
              </w:rPr>
              <w:t>Premium-Profile: 1.920€/Jahr</w:t>
            </w:r>
            <w:r>
              <w:br/>
            </w:r>
            <w:r>
              <w:rPr>
                <w:rFonts w:ascii="Segoe UI" w:eastAsia="Times New Roman" w:hAnsi="Segoe UI" w:cs="Segoe UI"/>
                <w:color w:val="333333"/>
                <w:sz w:val="20"/>
                <w:szCs w:val="20"/>
              </w:rPr>
              <w:t>Sponsorships: 5.000€/Jahr</w:t>
            </w:r>
          </w:p>
        </w:tc>
      </w:tr>
    </w:tbl>
    <w:p w14:paraId="095D2BAD" w14:textId="77777777" w:rsidR="005E4D93" w:rsidRDefault="005E4D93">
      <w:pPr>
        <w:pBdr>
          <w:left w:val="single" w:sz="48" w:space="14"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p>
    <w:p w14:paraId="566150DC" w14:textId="77777777" w:rsidR="005E4D93" w:rsidRDefault="005E4D93">
      <w:pPr>
        <w:rPr>
          <w:rFonts w:ascii="Segoe UI" w:eastAsia="Times New Roman" w:hAnsi="Segoe UI" w:cs="Segoe UI"/>
          <w:sz w:val="45"/>
          <w:szCs w:val="45"/>
          <w:lang w:val="de-DE"/>
        </w:rPr>
      </w:pPr>
    </w:p>
    <w:p w14:paraId="6E67DD8E" w14:textId="77777777" w:rsidR="005E4D93" w:rsidRDefault="005E4D93">
      <w:pPr>
        <w:rPr>
          <w:rFonts w:ascii="Segoe UI" w:eastAsia="Times New Roman" w:hAnsi="Segoe UI" w:cs="Segoe UI"/>
          <w:sz w:val="45"/>
          <w:szCs w:val="45"/>
          <w:lang w:val="de-DE"/>
        </w:rPr>
      </w:pPr>
    </w:p>
    <w:p w14:paraId="21AB72BF" w14:textId="77777777" w:rsidR="005E4D93" w:rsidRDefault="005E4D93">
      <w:pPr>
        <w:rPr>
          <w:rFonts w:ascii="Segoe UI" w:eastAsia="Times New Roman" w:hAnsi="Segoe UI" w:cs="Segoe UI"/>
          <w:sz w:val="45"/>
          <w:szCs w:val="45"/>
          <w:lang w:val="de-DE"/>
        </w:rPr>
      </w:pPr>
    </w:p>
    <w:p w14:paraId="495DBB10" w14:textId="77777777" w:rsidR="005E4D93" w:rsidRDefault="005E4D93">
      <w:pPr>
        <w:rPr>
          <w:rFonts w:ascii="Segoe UI" w:eastAsia="Times New Roman" w:hAnsi="Segoe UI" w:cs="Segoe UI"/>
          <w:sz w:val="45"/>
          <w:szCs w:val="45"/>
          <w:lang w:val="de-DE"/>
        </w:rPr>
      </w:pPr>
    </w:p>
    <w:p w14:paraId="2BDE3F10" w14:textId="77777777" w:rsidR="005E4D93" w:rsidRDefault="005E4D93">
      <w:pPr>
        <w:pBdr>
          <w:left w:val="single" w:sz="48" w:space="14"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p>
    <w:p w14:paraId="08261205" w14:textId="77777777" w:rsidR="005E4D93" w:rsidRDefault="00000000">
      <w:pPr>
        <w:pBdr>
          <w:left w:val="single" w:sz="48" w:space="14" w:color="D4A574"/>
        </w:pBdr>
        <w:shd w:val="clear" w:color="auto" w:fill="FFFFFF"/>
        <w:spacing w:beforeAutospacing="1" w:after="300"/>
        <w:outlineLvl w:val="2"/>
        <w:rPr>
          <w:rFonts w:ascii="Segoe UI" w:eastAsia="Times New Roman" w:hAnsi="Segoe UI" w:cs="Segoe UI"/>
          <w:b/>
          <w:bCs/>
          <w:caps/>
          <w:color w:val="003D7A"/>
          <w:spacing w:val="15"/>
          <w:sz w:val="45"/>
          <w:szCs w:val="45"/>
          <w:lang w:val="de-DE"/>
        </w:rPr>
      </w:pPr>
      <w:r>
        <w:rPr>
          <w:rFonts w:ascii="Segoe UI" w:eastAsia="Times New Roman" w:hAnsi="Segoe UI" w:cs="Segoe UI"/>
          <w:b/>
          <w:bCs/>
          <w:caps/>
          <w:color w:val="003D7A"/>
          <w:spacing w:val="15"/>
          <w:sz w:val="45"/>
          <w:szCs w:val="45"/>
          <w:lang w:val="de-DE"/>
        </w:rPr>
        <w:br/>
        <w:t>7️⃣ TEAMVORSTELLUNG</w:t>
      </w:r>
    </w:p>
    <w:p w14:paraId="378E0F0D" w14:textId="77777777" w:rsidR="005E4D93" w:rsidRDefault="00000000">
      <w:pPr>
        <w:pBdr>
          <w:left w:val="single" w:sz="24" w:space="11" w:color="D4A574"/>
        </w:pBdr>
        <w:shd w:val="clear" w:color="auto" w:fill="FFFFFF"/>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Teamstruktur und Rollen</w:t>
      </w:r>
    </w:p>
    <w:p w14:paraId="5FE43944" w14:textId="77777777" w:rsidR="005E4D93" w:rsidRDefault="00000000">
      <w:pPr>
        <w:shd w:val="clear" w:color="auto" w:fill="FFFFFF"/>
        <w:spacing w:before="270" w:after="120"/>
        <w:outlineLvl w:val="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Yanik Plankensteiner – CEO (Geschäftsführung)</w:t>
      </w:r>
    </w:p>
    <w:p w14:paraId="5175D3D9"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Strategische Gesamtleitung, Kundenakquisition, Partner-Entwicklung</w:t>
      </w:r>
    </w:p>
    <w:p w14:paraId="304D061F"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Kernkompetenzen:</w:t>
      </w:r>
      <w:r>
        <w:rPr>
          <w:rFonts w:ascii="Segoe UI" w:hAnsi="Segoe UI" w:cs="Segoe UI"/>
          <w:color w:val="444444"/>
          <w:sz w:val="21"/>
          <w:szCs w:val="21"/>
          <w:lang w:val="de-DE"/>
        </w:rPr>
        <w:t xml:space="preserve"> Projektmanagement, Kundenbeziehungen, Verhandlung</w:t>
      </w:r>
    </w:p>
    <w:p w14:paraId="15F0A862"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Eventmanagement-Hintergrund, User-Experience Verständnis</w:t>
      </w:r>
    </w:p>
    <w:p w14:paraId="4C787844"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Schnittstelle zu Investoren, Partnern, Kunden und Team-Koordination</w:t>
      </w:r>
    </w:p>
    <w:p w14:paraId="44AA992D" w14:textId="77777777" w:rsidR="005E4D93" w:rsidRDefault="00000000">
      <w:pPr>
        <w:shd w:val="clear" w:color="auto" w:fill="FFFFFF"/>
        <w:spacing w:beforeAutospacing="1" w:after="180"/>
        <w:jc w:val="both"/>
        <w:rPr>
          <w:rFonts w:ascii="Segoe UI" w:hAnsi="Segoe UI" w:cs="Segoe UI"/>
          <w:color w:val="000000" w:themeColor="text1"/>
          <w:sz w:val="21"/>
          <w:szCs w:val="21"/>
          <w:lang w:val="de-DE"/>
        </w:rPr>
      </w:pPr>
      <w:r>
        <w:rPr>
          <w:rFonts w:ascii="Segoe UI" w:hAnsi="Segoe UI" w:cs="Segoe UI"/>
          <w:b/>
          <w:bCs/>
          <w:color w:val="2F5496" w:themeColor="accent1" w:themeShade="BF"/>
          <w:sz w:val="21"/>
          <w:szCs w:val="21"/>
          <w:lang w:val="de-DE"/>
        </w:rPr>
        <w:t xml:space="preserve">Stärken: </w:t>
      </w:r>
      <w:r>
        <w:rPr>
          <w:rFonts w:ascii="Segoe UI" w:hAnsi="Segoe UI" w:cs="Segoe UI"/>
          <w:color w:val="000000" w:themeColor="text1"/>
          <w:sz w:val="21"/>
          <w:szCs w:val="21"/>
          <w:lang w:val="de-DE"/>
        </w:rPr>
        <w:t xml:space="preserve">Überblickend, Beratung, Kundengewinnung </w:t>
      </w:r>
    </w:p>
    <w:p w14:paraId="5FC33055" w14:textId="77777777" w:rsidR="005E4D93" w:rsidRDefault="005E4D93">
      <w:pPr>
        <w:shd w:val="clear" w:color="auto" w:fill="FFFFFF"/>
        <w:spacing w:beforeAutospacing="1" w:after="180"/>
        <w:jc w:val="both"/>
        <w:rPr>
          <w:rFonts w:ascii="Segoe UI" w:hAnsi="Segoe UI" w:cs="Segoe UI"/>
          <w:color w:val="444444"/>
          <w:sz w:val="21"/>
          <w:szCs w:val="21"/>
          <w:lang w:val="de-DE"/>
        </w:rPr>
      </w:pPr>
    </w:p>
    <w:p w14:paraId="5E2216AD" w14:textId="77777777" w:rsidR="005E4D93" w:rsidRDefault="00000000">
      <w:pPr>
        <w:shd w:val="clear" w:color="auto" w:fill="FFFFFF"/>
        <w:spacing w:before="270" w:after="120"/>
        <w:outlineLvl w:val="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Samuel Fronthaler – CTO / Technische Leitung (Entwicklung)</w:t>
      </w:r>
    </w:p>
    <w:p w14:paraId="5CCCD6F8"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Plattform-Entwicklung, Infrastruktur, technische Innovation</w:t>
      </w:r>
    </w:p>
    <w:p w14:paraId="395FC60E"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Kernkompetenzen:</w:t>
      </w:r>
      <w:r>
        <w:rPr>
          <w:rFonts w:ascii="Segoe UI" w:hAnsi="Segoe UI" w:cs="Segoe UI"/>
          <w:color w:val="444444"/>
          <w:sz w:val="21"/>
          <w:szCs w:val="21"/>
          <w:lang w:val="de-DE"/>
        </w:rPr>
        <w:t xml:space="preserve"> Full-Stack-Entwicklung, Datenbanken, Cybersecurity</w:t>
      </w:r>
    </w:p>
    <w:p w14:paraId="2A3DD863"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Webentwicklung, API-Integration (Payment-Systeme)</w:t>
      </w:r>
    </w:p>
    <w:p w14:paraId="21A30484"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Umsetzung aller technischen Features, System-Wartung, Troubleshooting</w:t>
      </w:r>
    </w:p>
    <w:p w14:paraId="05F0F86D" w14:textId="77777777" w:rsidR="005E4D93" w:rsidRDefault="00000000">
      <w:pPr>
        <w:shd w:val="clear" w:color="auto" w:fill="FFFFFF"/>
        <w:spacing w:beforeAutospacing="1" w:after="180"/>
        <w:jc w:val="both"/>
        <w:rPr>
          <w:rFonts w:ascii="Segoe UI" w:hAnsi="Segoe UI" w:cs="Segoe UI"/>
          <w:b/>
          <w:bCs/>
          <w:color w:val="2F5496" w:themeColor="accent1" w:themeShade="BF"/>
          <w:sz w:val="21"/>
          <w:szCs w:val="21"/>
          <w:lang w:val="de-DE"/>
        </w:rPr>
      </w:pPr>
      <w:r>
        <w:rPr>
          <w:rFonts w:ascii="Segoe UI" w:hAnsi="Segoe UI" w:cs="Segoe UI"/>
          <w:b/>
          <w:bCs/>
          <w:color w:val="2F5496" w:themeColor="accent1" w:themeShade="BF"/>
          <w:sz w:val="21"/>
          <w:szCs w:val="21"/>
          <w:lang w:val="de-DE"/>
        </w:rPr>
        <w:lastRenderedPageBreak/>
        <w:t xml:space="preserve">Stärken: </w:t>
      </w:r>
      <w:r>
        <w:rPr>
          <w:rFonts w:ascii="Segoe UI" w:hAnsi="Segoe UI" w:cs="Segoe UI"/>
          <w:color w:val="000000" w:themeColor="text1"/>
          <w:sz w:val="21"/>
          <w:szCs w:val="21"/>
          <w:lang w:val="de-DE"/>
        </w:rPr>
        <w:t xml:space="preserve">Tech, Produkt Entwicklung </w:t>
      </w:r>
    </w:p>
    <w:p w14:paraId="0877111E" w14:textId="77777777" w:rsidR="005E4D93" w:rsidRDefault="005E4D93">
      <w:pPr>
        <w:shd w:val="clear" w:color="auto" w:fill="FFFFFF"/>
        <w:spacing w:beforeAutospacing="1" w:after="180"/>
        <w:jc w:val="both"/>
        <w:rPr>
          <w:rFonts w:ascii="Segoe UI" w:hAnsi="Segoe UI" w:cs="Segoe UI"/>
          <w:color w:val="444444"/>
          <w:sz w:val="21"/>
          <w:szCs w:val="21"/>
          <w:lang w:val="de-DE"/>
        </w:rPr>
      </w:pPr>
    </w:p>
    <w:p w14:paraId="5AD8631F" w14:textId="77777777" w:rsidR="005E4D93" w:rsidRDefault="00000000">
      <w:pPr>
        <w:shd w:val="clear" w:color="auto" w:fill="FFFFFF" w:themeFill="background1"/>
        <w:spacing w:before="270" w:after="120"/>
        <w:outlineLvl w:val="4"/>
        <w:rPr>
          <w:rFonts w:ascii="Segoe UI" w:eastAsia="Times New Roman" w:hAnsi="Segoe UI" w:cs="Segoe UI"/>
          <w:b/>
          <w:bCs/>
          <w:color w:val="003D7A"/>
        </w:rPr>
      </w:pPr>
      <w:r>
        <w:rPr>
          <w:rFonts w:ascii="Segoe UI Emoji" w:eastAsia="Times New Roman" w:hAnsi="Segoe UI Emoji" w:cs="Segoe UI Emoji"/>
          <w:b/>
          <w:bCs/>
          <w:color w:val="003D7A"/>
          <w:lang w:val="de-DE"/>
        </w:rPr>
        <w:t>📱</w:t>
      </w:r>
      <w:r>
        <w:rPr>
          <w:rFonts w:ascii="Segoe UI" w:eastAsia="Times New Roman" w:hAnsi="Segoe UI" w:cs="Segoe UI"/>
          <w:b/>
          <w:bCs/>
          <w:color w:val="003D7A"/>
        </w:rPr>
        <w:t xml:space="preserve"> Samuel Falkner – CPO / Marketing &amp; Communications</w:t>
      </w:r>
    </w:p>
    <w:p w14:paraId="3A5F7115"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Anbieter- und Kundengewinnung, Social Media, Content</w:t>
      </w:r>
    </w:p>
    <w:p w14:paraId="7A81FDC7" w14:textId="77777777" w:rsidR="005E4D93" w:rsidRDefault="00000000">
      <w:pPr>
        <w:shd w:val="clear" w:color="auto" w:fill="FFFFFF"/>
        <w:spacing w:beforeAutospacing="1" w:after="180"/>
        <w:jc w:val="both"/>
        <w:rPr>
          <w:rFonts w:ascii="Segoe UI" w:hAnsi="Segoe UI" w:cs="Segoe UI"/>
          <w:color w:val="444444"/>
          <w:sz w:val="21"/>
          <w:szCs w:val="21"/>
          <w:lang w:val="en-GB"/>
        </w:rPr>
      </w:pPr>
      <w:r>
        <w:rPr>
          <w:rFonts w:ascii="Segoe UI" w:hAnsi="Segoe UI" w:cs="Segoe UI"/>
          <w:b/>
          <w:bCs/>
          <w:color w:val="0056B8"/>
          <w:sz w:val="21"/>
          <w:szCs w:val="21"/>
          <w:lang w:val="en-GB"/>
        </w:rPr>
        <w:t>Kernkompetenzen:</w:t>
      </w:r>
      <w:r>
        <w:rPr>
          <w:rFonts w:ascii="Segoe UI" w:hAnsi="Segoe UI" w:cs="Segoe UI"/>
          <w:color w:val="444444"/>
          <w:sz w:val="21"/>
          <w:szCs w:val="21"/>
          <w:lang w:val="en-GB"/>
        </w:rPr>
        <w:t xml:space="preserve"> Digital Marketing, Copywriting, Community Management</w:t>
      </w:r>
    </w:p>
    <w:p w14:paraId="67F1C29D"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Social Media Kampagnen, SEO-Grundlagen, Event-Promotion</w:t>
      </w:r>
    </w:p>
    <w:p w14:paraId="40C3DCAC"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Sichtbarkeit aufbauen, Bewusstsein schaffen, User-Engagement</w:t>
      </w:r>
    </w:p>
    <w:p w14:paraId="34F591F2" w14:textId="77777777" w:rsidR="005E4D93" w:rsidRDefault="00000000">
      <w:pPr>
        <w:shd w:val="clear" w:color="auto" w:fill="FFFFFF"/>
        <w:spacing w:beforeAutospacing="1" w:after="180"/>
        <w:jc w:val="both"/>
        <w:rPr>
          <w:rFonts w:ascii="Segoe UI" w:hAnsi="Segoe UI" w:cs="Segoe UI"/>
          <w:b/>
          <w:bCs/>
          <w:color w:val="2F5496" w:themeColor="accent1" w:themeShade="BF"/>
          <w:sz w:val="21"/>
          <w:szCs w:val="21"/>
          <w:lang w:val="de-DE"/>
        </w:rPr>
      </w:pPr>
      <w:r>
        <w:rPr>
          <w:rFonts w:ascii="Segoe UI" w:hAnsi="Segoe UI" w:cs="Segoe UI"/>
          <w:b/>
          <w:bCs/>
          <w:color w:val="2F5496" w:themeColor="accent1" w:themeShade="BF"/>
          <w:sz w:val="21"/>
          <w:szCs w:val="21"/>
          <w:lang w:val="de-DE"/>
        </w:rPr>
        <w:t xml:space="preserve">Stärken: </w:t>
      </w:r>
      <w:r>
        <w:rPr>
          <w:rFonts w:ascii="Segoe UI" w:hAnsi="Segoe UI" w:cs="Segoe UI"/>
          <w:color w:val="000000" w:themeColor="text1"/>
          <w:sz w:val="21"/>
          <w:szCs w:val="21"/>
          <w:lang w:val="de-DE"/>
        </w:rPr>
        <w:t>Marketing &amp; Social Media</w:t>
      </w:r>
    </w:p>
    <w:p w14:paraId="4BECB420" w14:textId="77777777" w:rsidR="005E4D93" w:rsidRDefault="00000000">
      <w:pPr>
        <w:shd w:val="clear" w:color="auto" w:fill="FFFFFF" w:themeFill="background1"/>
        <w:spacing w:before="270" w:after="120"/>
        <w:outlineLvl w:val="4"/>
        <w:rPr>
          <w:rFonts w:ascii="Segoe UI" w:eastAsia="Times New Roman" w:hAnsi="Segoe UI" w:cs="Segoe UI"/>
          <w:b/>
          <w:bCs/>
          <w:color w:val="003D7A"/>
          <w:lang w:val="de-DE"/>
        </w:rPr>
      </w:pPr>
      <w:r>
        <w:rPr>
          <w:rFonts w:ascii="Segoe UI Emoji" w:eastAsia="Times New Roman" w:hAnsi="Segoe UI Emoji" w:cs="Segoe UI Emoji"/>
          <w:b/>
          <w:bCs/>
          <w:color w:val="003D7A"/>
          <w:lang w:val="de-DE"/>
        </w:rPr>
        <w:t>📊</w:t>
      </w:r>
      <w:r>
        <w:rPr>
          <w:rFonts w:ascii="Segoe UI" w:eastAsia="Times New Roman" w:hAnsi="Segoe UI" w:cs="Segoe UI"/>
          <w:b/>
          <w:bCs/>
          <w:color w:val="003D7A"/>
          <w:lang w:val="de-DE"/>
        </w:rPr>
        <w:t xml:space="preserve"> Lorenz Glaser – CFO / Operations &amp; Finanzen</w:t>
      </w:r>
    </w:p>
    <w:p w14:paraId="52C706D7"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Verantwortung:</w:t>
      </w:r>
      <w:r>
        <w:rPr>
          <w:rFonts w:ascii="Segoe UI" w:hAnsi="Segoe UI" w:cs="Segoe UI"/>
          <w:color w:val="444444"/>
          <w:sz w:val="21"/>
          <w:szCs w:val="21"/>
          <w:lang w:val="de-DE"/>
        </w:rPr>
        <w:t xml:space="preserve"> Finanzmanagement, Liquiditätsplanung, Admin</w:t>
      </w:r>
    </w:p>
    <w:p w14:paraId="385E506E"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Kernkompetenzen:</w:t>
      </w:r>
      <w:r>
        <w:rPr>
          <w:rFonts w:ascii="Segoe UI" w:hAnsi="Segoe UI" w:cs="Segoe UI"/>
          <w:color w:val="444444"/>
          <w:sz w:val="21"/>
          <w:szCs w:val="21"/>
          <w:lang w:val="de-DE"/>
        </w:rPr>
        <w:t xml:space="preserve"> Buchhaltung, Kalkulation, Dokumentation</w:t>
      </w:r>
    </w:p>
    <w:p w14:paraId="15405C23" w14:textId="77777777" w:rsidR="005E4D93" w:rsidRDefault="00000000">
      <w:pPr>
        <w:shd w:val="clear" w:color="auto" w:fill="FFFFFF"/>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Erfahrung:</w:t>
      </w:r>
      <w:r>
        <w:rPr>
          <w:rFonts w:ascii="Segoe UI" w:hAnsi="Segoe UI" w:cs="Segoe UI"/>
          <w:color w:val="444444"/>
          <w:sz w:val="21"/>
          <w:szCs w:val="21"/>
          <w:lang w:val="de-DE"/>
        </w:rPr>
        <w:t xml:space="preserve"> Juniorcompany-Erfahrung, betriebswirtschaftliches Grundwissen</w:t>
      </w:r>
    </w:p>
    <w:p w14:paraId="611B6BD3" w14:textId="77777777" w:rsidR="005E4D93" w:rsidRDefault="00000000">
      <w:pPr>
        <w:shd w:val="clear" w:color="auto" w:fill="FFFFFF" w:themeFill="background1"/>
        <w:spacing w:beforeAutospacing="1" w:after="180"/>
        <w:jc w:val="both"/>
        <w:rPr>
          <w:rFonts w:ascii="Segoe UI" w:hAnsi="Segoe UI" w:cs="Segoe UI"/>
          <w:color w:val="444444"/>
          <w:sz w:val="21"/>
          <w:szCs w:val="21"/>
          <w:lang w:val="de-DE"/>
        </w:rPr>
      </w:pPr>
      <w:r>
        <w:rPr>
          <w:rFonts w:ascii="Segoe UI" w:hAnsi="Segoe UI" w:cs="Segoe UI"/>
          <w:b/>
          <w:bCs/>
          <w:color w:val="0056B8"/>
          <w:sz w:val="21"/>
          <w:szCs w:val="21"/>
          <w:lang w:val="de-DE"/>
        </w:rPr>
        <w:t>Rolle:</w:t>
      </w:r>
      <w:r>
        <w:rPr>
          <w:rFonts w:ascii="Segoe UI" w:hAnsi="Segoe UI" w:cs="Segoe UI"/>
          <w:color w:val="444444"/>
          <w:sz w:val="21"/>
          <w:szCs w:val="21"/>
          <w:lang w:val="de-DE"/>
        </w:rPr>
        <w:t xml:space="preserve"> Finanzielle Übersicht, Reporting, Compliance</w:t>
      </w:r>
    </w:p>
    <w:p w14:paraId="740477EF" w14:textId="77777777" w:rsidR="005E4D93" w:rsidRDefault="00000000">
      <w:pPr>
        <w:shd w:val="clear" w:color="auto" w:fill="FFFFFF"/>
        <w:spacing w:beforeAutospacing="1" w:after="180"/>
        <w:jc w:val="both"/>
        <w:rPr>
          <w:rFonts w:ascii="Segoe UI" w:hAnsi="Segoe UI" w:cs="Segoe UI"/>
          <w:b/>
          <w:bCs/>
          <w:color w:val="2F5496" w:themeColor="accent1" w:themeShade="BF"/>
          <w:sz w:val="21"/>
          <w:szCs w:val="21"/>
          <w:lang w:val="de-DE"/>
        </w:rPr>
      </w:pPr>
      <w:r>
        <w:rPr>
          <w:rFonts w:ascii="Segoe UI" w:hAnsi="Segoe UI" w:cs="Segoe UI"/>
          <w:b/>
          <w:bCs/>
          <w:color w:val="2F5496" w:themeColor="accent1" w:themeShade="BF"/>
          <w:sz w:val="21"/>
          <w:szCs w:val="21"/>
          <w:lang w:val="de-DE"/>
        </w:rPr>
        <w:t xml:space="preserve">Stärken: </w:t>
      </w:r>
      <w:r>
        <w:rPr>
          <w:rFonts w:ascii="Segoe UI" w:hAnsi="Segoe UI" w:cs="Segoe UI"/>
          <w:color w:val="000000" w:themeColor="text1"/>
          <w:sz w:val="21"/>
          <w:szCs w:val="21"/>
          <w:lang w:val="de-DE"/>
        </w:rPr>
        <w:t>Operations, Buchhaltung, Finanzen</w:t>
      </w:r>
    </w:p>
    <w:p w14:paraId="6A79F672" w14:textId="77777777" w:rsidR="005E4D93" w:rsidRDefault="005E4D93">
      <w:pPr>
        <w:shd w:val="clear" w:color="auto" w:fill="FFFFFF" w:themeFill="background1"/>
        <w:spacing w:beforeAutospacing="1" w:after="180"/>
        <w:jc w:val="both"/>
        <w:rPr>
          <w:rFonts w:ascii="Segoe UI" w:hAnsi="Segoe UI" w:cs="Segoe UI"/>
          <w:color w:val="444444"/>
          <w:sz w:val="21"/>
          <w:szCs w:val="21"/>
          <w:lang w:val="de-DE"/>
        </w:rPr>
      </w:pPr>
    </w:p>
    <w:p w14:paraId="63F05F89" w14:textId="77777777" w:rsidR="005E4D93" w:rsidRDefault="005E4D93">
      <w:pPr>
        <w:shd w:val="clear" w:color="auto" w:fill="FFFFFF" w:themeFill="background1"/>
        <w:spacing w:beforeAutospacing="1" w:after="180"/>
        <w:jc w:val="both"/>
        <w:rPr>
          <w:rFonts w:ascii="Segoe UI" w:hAnsi="Segoe UI" w:cs="Segoe UI"/>
          <w:color w:val="444444"/>
          <w:sz w:val="21"/>
          <w:szCs w:val="21"/>
          <w:lang w:val="de-DE"/>
        </w:rPr>
      </w:pPr>
    </w:p>
    <w:p w14:paraId="178DE8BB" w14:textId="77777777" w:rsidR="005E4D93" w:rsidRDefault="005E4D93">
      <w:pPr>
        <w:shd w:val="clear" w:color="auto" w:fill="FFFFFF" w:themeFill="background1"/>
        <w:spacing w:beforeAutospacing="1" w:after="180"/>
        <w:jc w:val="both"/>
        <w:rPr>
          <w:rFonts w:ascii="Segoe UI" w:hAnsi="Segoe UI" w:cs="Segoe UI"/>
          <w:color w:val="444444"/>
          <w:sz w:val="21"/>
          <w:szCs w:val="21"/>
          <w:lang w:val="de-DE"/>
        </w:rPr>
      </w:pPr>
    </w:p>
    <w:p w14:paraId="3A261F3B" w14:textId="77777777" w:rsidR="005E4D93" w:rsidRDefault="00000000">
      <w:pPr>
        <w:pBdr>
          <w:left w:val="single" w:sz="24" w:space="11" w:color="D4A574"/>
        </w:pBdr>
        <w:shd w:val="clear" w:color="auto" w:fill="FFFFFF" w:themeFill="background1"/>
        <w:spacing w:before="330" w:after="180"/>
        <w:outlineLvl w:val="3"/>
        <w:rPr>
          <w:rFonts w:ascii="Segoe UI" w:eastAsia="Times New Roman" w:hAnsi="Segoe UI" w:cs="Segoe UI"/>
          <w:b/>
          <w:bCs/>
          <w:color w:val="0056B8"/>
          <w:sz w:val="30"/>
          <w:szCs w:val="30"/>
          <w:lang w:val="de-DE"/>
        </w:rPr>
      </w:pPr>
      <w:r>
        <w:rPr>
          <w:rFonts w:ascii="Segoe UI" w:eastAsia="Times New Roman" w:hAnsi="Segoe UI" w:cs="Segoe UI"/>
          <w:b/>
          <w:bCs/>
          <w:color w:val="0056B8"/>
          <w:sz w:val="30"/>
          <w:szCs w:val="30"/>
          <w:lang w:val="de-DE"/>
        </w:rPr>
        <w:t xml:space="preserve">Team-Stärken </w:t>
      </w:r>
    </w:p>
    <w:p w14:paraId="6388F758" w14:textId="77777777" w:rsidR="005E4D93" w:rsidRDefault="00000000">
      <w:pPr>
        <w:numPr>
          <w:ilvl w:val="0"/>
          <w:numId w:val="15"/>
        </w:numPr>
        <w:shd w:val="clear" w:color="auto" w:fill="FFFFFF"/>
        <w:spacing w:beforeAutospacing="1"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Komplementäre Kompetenzen: Tech + Business + Marketing + Operations</w:t>
      </w:r>
    </w:p>
    <w:p w14:paraId="1885CDCD" w14:textId="77777777" w:rsidR="005E4D93" w:rsidRDefault="00000000">
      <w:pPr>
        <w:numPr>
          <w:ilvl w:val="0"/>
          <w:numId w:val="15"/>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Gemeinsame Vision: Alle Mitglieder motiviert von der Problemlösung</w:t>
      </w:r>
    </w:p>
    <w:p w14:paraId="6034FB5A" w14:textId="77777777" w:rsidR="005E4D93" w:rsidRDefault="00000000">
      <w:pPr>
        <w:numPr>
          <w:ilvl w:val="0"/>
          <w:numId w:val="15"/>
        </w:numPr>
        <w:shd w:val="clear" w:color="auto" w:fill="FFFFFF"/>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Schnelle Entscheidungsfindung: Kleine, agile Struktur</w:t>
      </w:r>
    </w:p>
    <w:p w14:paraId="6B9B8947" w14:textId="77777777" w:rsidR="005E4D93" w:rsidRDefault="00000000">
      <w:pPr>
        <w:numPr>
          <w:ilvl w:val="0"/>
          <w:numId w:val="15"/>
        </w:numPr>
        <w:shd w:val="clear" w:color="auto" w:fill="FFFFFF" w:themeFill="background1"/>
        <w:spacing w:after="120"/>
        <w:ind w:left="1050"/>
        <w:rPr>
          <w:rFonts w:ascii="Segoe UI" w:eastAsia="Times New Roman" w:hAnsi="Segoe UI" w:cs="Segoe UI"/>
          <w:color w:val="444444"/>
          <w:sz w:val="21"/>
          <w:szCs w:val="21"/>
          <w:lang w:val="de-DE"/>
        </w:rPr>
      </w:pPr>
      <w:r>
        <w:rPr>
          <w:rFonts w:ascii="Segoe UI Emoji" w:eastAsia="Times New Roman" w:hAnsi="Segoe UI Emoji" w:cs="Segoe UI Emoji"/>
          <w:color w:val="444444"/>
          <w:sz w:val="21"/>
          <w:szCs w:val="21"/>
          <w:lang w:val="de-DE"/>
        </w:rPr>
        <w:t>✅</w:t>
      </w:r>
      <w:r>
        <w:rPr>
          <w:rFonts w:ascii="Segoe UI" w:eastAsia="Times New Roman" w:hAnsi="Segoe UI" w:cs="Segoe UI"/>
          <w:color w:val="444444"/>
          <w:sz w:val="21"/>
          <w:szCs w:val="21"/>
          <w:lang w:val="de-DE"/>
        </w:rPr>
        <w:t xml:space="preserve"> Kommunikationskultur: Transparenz und regelmäßige Team-Meetings</w:t>
      </w:r>
    </w:p>
    <w:p w14:paraId="48EE63FA"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7C7E38F8" w14:textId="77777777" w:rsidR="005E4D93" w:rsidRDefault="005E4D93">
      <w:pPr>
        <w:shd w:val="clear" w:color="auto" w:fill="FFFFFF" w:themeFill="background1"/>
        <w:spacing w:after="120"/>
        <w:ind w:hanging="360"/>
        <w:rPr>
          <w:rFonts w:ascii="Segoe UI" w:eastAsia="Times New Roman" w:hAnsi="Segoe UI" w:cs="Segoe UI"/>
          <w:color w:val="444444"/>
          <w:sz w:val="21"/>
          <w:szCs w:val="21"/>
          <w:lang w:val="de-DE"/>
        </w:rPr>
      </w:pPr>
    </w:p>
    <w:p w14:paraId="115C896B" w14:textId="77777777" w:rsidR="005E4D93" w:rsidRDefault="005E4D93">
      <w:pPr>
        <w:shd w:val="clear" w:color="auto" w:fill="FFFFFF" w:themeFill="background1"/>
        <w:spacing w:after="120"/>
        <w:ind w:hanging="360"/>
        <w:rPr>
          <w:rFonts w:ascii="Segoe UI" w:eastAsia="Times New Roman" w:hAnsi="Segoe UI" w:cs="Segoe UI"/>
          <w:color w:val="2F5496" w:themeColor="accent1" w:themeShade="BF"/>
          <w:sz w:val="21"/>
          <w:szCs w:val="21"/>
          <w:lang w:val="de-DE"/>
        </w:rPr>
      </w:pPr>
    </w:p>
    <w:p w14:paraId="26108326" w14:textId="77777777" w:rsidR="005E4D93" w:rsidRDefault="005E4D93">
      <w:pPr>
        <w:shd w:val="clear" w:color="auto" w:fill="FFFFFF" w:themeFill="background1"/>
        <w:spacing w:after="120"/>
        <w:ind w:hanging="360"/>
        <w:rPr>
          <w:rFonts w:ascii="Segoe UI" w:eastAsia="Times New Roman" w:hAnsi="Segoe UI" w:cs="Segoe UI"/>
          <w:color w:val="2F5496" w:themeColor="accent1" w:themeShade="BF"/>
          <w:sz w:val="21"/>
          <w:szCs w:val="21"/>
          <w:lang w:val="de-DE"/>
        </w:rPr>
      </w:pPr>
    </w:p>
    <w:p w14:paraId="628401E6" w14:textId="77777777" w:rsidR="005E4D93" w:rsidRDefault="00000000">
      <w:pPr>
        <w:shd w:val="clear" w:color="auto" w:fill="FFFFFF" w:themeFill="background1"/>
        <w:spacing w:after="120"/>
        <w:ind w:hanging="360"/>
        <w:rPr>
          <w:rFonts w:ascii="Segoe UI" w:eastAsia="Times New Roman" w:hAnsi="Segoe UI" w:cs="Segoe UI"/>
          <w:b/>
          <w:bCs/>
          <w:color w:val="2F5496" w:themeColor="accent1" w:themeShade="BF"/>
          <w:sz w:val="28"/>
          <w:szCs w:val="28"/>
        </w:rPr>
      </w:pPr>
      <w:r>
        <w:rPr>
          <w:rFonts w:ascii="Segoe UI" w:eastAsia="Times New Roman" w:hAnsi="Segoe UI" w:cs="Segoe UI"/>
          <w:b/>
          <w:bCs/>
          <w:color w:val="2F5496" w:themeColor="accent1" w:themeShade="BF"/>
          <w:sz w:val="28"/>
          <w:szCs w:val="28"/>
        </w:rPr>
        <w:lastRenderedPageBreak/>
        <w:t>„Anhang I: Protokolle der Nutzerbefragung“</w:t>
      </w:r>
      <w:r>
        <w:rPr>
          <w:rFonts w:ascii="Segoe UI" w:eastAsia="Times New Roman" w:hAnsi="Segoe UI" w:cs="Segoe UI"/>
          <w:b/>
          <w:bCs/>
          <w:color w:val="2F5496" w:themeColor="accent1" w:themeShade="BF"/>
          <w:sz w:val="28"/>
          <w:szCs w:val="28"/>
        </w:rPr>
        <w:br/>
      </w:r>
    </w:p>
    <w:p w14:paraId="7D49BE20"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1. Markus (50, Gastronom) „Ich arbeite seit Jahren mit denselben Partnern zusammen. Warum sollte ich das ändern? Ein Computerprogramm kann mir das persönliche Vertrauen nicht ersetzen, das ich zu meinem Fleischhacker habe.“</w:t>
      </w:r>
    </w:p>
    <w:p w14:paraId="110FCF35"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(Kritik: Konkurrenz durch bestehende Netzwerke/Mundpropaganda )</w:t>
      </w:r>
    </w:p>
    <w:p w14:paraId="268CE837" w14:textId="77777777" w:rsidR="005E4D93" w:rsidRDefault="00000000">
      <w:pPr>
        <w:shd w:val="clear" w:color="auto" w:fill="FFFFFF" w:themeFill="background1"/>
        <w:spacing w:after="120"/>
        <w:ind w:hanging="360"/>
        <w:rPr>
          <w:rFonts w:ascii="Segoe UI" w:eastAsia="Segoe UI" w:hAnsi="Segoe UI" w:cs="Segoe UI"/>
          <w:sz w:val="20"/>
          <w:szCs w:val="20"/>
        </w:rPr>
      </w:pPr>
      <w:r>
        <w:rPr>
          <w:rFonts w:ascii="Segoe UI" w:eastAsia="Segoe UI" w:hAnsi="Segoe UI" w:cs="Segoe UI"/>
          <w:sz w:val="20"/>
          <w:szCs w:val="20"/>
        </w:rPr>
        <w:t xml:space="preserve"> </w:t>
      </w:r>
    </w:p>
    <w:p w14:paraId="06B55628"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2. Sabine (35, Mutter) „Ich muss im Jänner einen Kindergeburtstag organisieren und bin wegen Weihnachten total im Stress. Wenn ich bei euch Torte und Clown auf einer Seite buchen kann, spart mir das viel Zeit.“</w:t>
      </w:r>
    </w:p>
    <w:p w14:paraId="75B6FDA4"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(Lob: Bestätigt das Bedürfnis der Persona „Julia“ nach Zeitersparnis )</w:t>
      </w:r>
    </w:p>
    <w:p w14:paraId="082D76DD" w14:textId="77777777" w:rsidR="005E4D93" w:rsidRDefault="005E4D93">
      <w:pPr>
        <w:shd w:val="clear" w:color="auto" w:fill="FFFFFF" w:themeFill="background1"/>
        <w:spacing w:after="120"/>
        <w:ind w:hanging="360"/>
        <w:rPr>
          <w:rFonts w:ascii="Segoe UI" w:eastAsia="Segoe UI" w:hAnsi="Segoe UI" w:cs="Segoe UI"/>
          <w:sz w:val="20"/>
          <w:szCs w:val="20"/>
        </w:rPr>
      </w:pPr>
    </w:p>
    <w:p w14:paraId="5335C08B" w14:textId="77777777" w:rsidR="005E4D93" w:rsidRDefault="00000000">
      <w:pPr>
        <w:shd w:val="clear" w:color="auto" w:fill="FFFFFF" w:themeFill="background1"/>
        <w:spacing w:after="120"/>
        <w:ind w:hanging="360"/>
        <w:rPr>
          <w:rFonts w:ascii="Segoe UI" w:eastAsia="Segoe UI" w:hAnsi="Segoe UI" w:cs="Segoe UI"/>
          <w:sz w:val="20"/>
          <w:szCs w:val="20"/>
        </w:rPr>
      </w:pPr>
      <w:r>
        <w:rPr>
          <w:rFonts w:ascii="Segoe UI" w:eastAsia="Segoe UI" w:hAnsi="Segoe UI" w:cs="Segoe UI"/>
          <w:sz w:val="20"/>
          <w:szCs w:val="20"/>
        </w:rPr>
        <w:t xml:space="preserve"> </w:t>
      </w:r>
    </w:p>
    <w:p w14:paraId="5028808B"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3. Jonas (21, Hobby-DJ) „Die Idee finde ich gut, um an Aufträge zu kommen. Aber 10 % Provision finde ich ziemlich viel, wenn ich für einen Abend nur 300 Euro bekomme. Das muss sich für mich schon lohnen.“</w:t>
      </w:r>
    </w:p>
    <w:p w14:paraId="3CD82B7D"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(Kritik: Preissensibilität beim Provisionsmodell )</w:t>
      </w:r>
    </w:p>
    <w:p w14:paraId="4C092FD4" w14:textId="77777777" w:rsidR="005E4D93" w:rsidRDefault="00000000">
      <w:pPr>
        <w:shd w:val="clear" w:color="auto" w:fill="FFFFFF" w:themeFill="background1"/>
        <w:spacing w:after="120"/>
        <w:ind w:hanging="360"/>
        <w:rPr>
          <w:rFonts w:ascii="Segoe UI" w:eastAsia="Segoe UI" w:hAnsi="Segoe UI" w:cs="Segoe UI"/>
          <w:sz w:val="20"/>
          <w:szCs w:val="20"/>
        </w:rPr>
      </w:pPr>
      <w:r>
        <w:rPr>
          <w:rFonts w:ascii="Segoe UI" w:eastAsia="Segoe UI" w:hAnsi="Segoe UI" w:cs="Segoe UI"/>
          <w:sz w:val="20"/>
          <w:szCs w:val="20"/>
        </w:rPr>
        <w:t xml:space="preserve"> </w:t>
      </w:r>
    </w:p>
    <w:p w14:paraId="177CB48E" w14:textId="77777777" w:rsidR="005E4D93" w:rsidRDefault="005E4D93">
      <w:pPr>
        <w:shd w:val="clear" w:color="auto" w:fill="FFFFFF" w:themeFill="background1"/>
        <w:spacing w:after="120"/>
        <w:ind w:hanging="360"/>
        <w:rPr>
          <w:rFonts w:ascii="Segoe UI" w:eastAsia="Segoe UI" w:hAnsi="Segoe UI" w:cs="Segoe UI"/>
          <w:sz w:val="20"/>
          <w:szCs w:val="20"/>
        </w:rPr>
      </w:pPr>
    </w:p>
    <w:p w14:paraId="26276B94"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4. Lisa (28, plant Hochzeit) „Mich nervt es extrem, dass man bei Fotografen und Bands nie Preise sieht. Man muss immer erst anfragen. Wenn ich bei euch die Preise sofort vergleichen kann, würde ich die Seite sofort nutzen.“</w:t>
      </w:r>
    </w:p>
    <w:p w14:paraId="5156C4E3" w14:textId="77777777" w:rsidR="005E4D93" w:rsidRDefault="00000000">
      <w:pPr>
        <w:shd w:val="clear" w:color="auto" w:fill="FFFFFF" w:themeFill="background1"/>
        <w:spacing w:after="120"/>
        <w:rPr>
          <w:rFonts w:ascii="Segoe UI" w:eastAsia="Segoe UI" w:hAnsi="Segoe UI" w:cs="Segoe UI"/>
          <w:sz w:val="20"/>
          <w:szCs w:val="20"/>
        </w:rPr>
      </w:pPr>
      <w:r>
        <w:rPr>
          <w:rFonts w:ascii="Segoe UI" w:eastAsia="Segoe UI" w:hAnsi="Segoe UI" w:cs="Segoe UI"/>
          <w:sz w:val="20"/>
          <w:szCs w:val="20"/>
        </w:rPr>
        <w:t>(Lob: Bestätigt den USP der Preistransparenz )</w:t>
      </w:r>
    </w:p>
    <w:p w14:paraId="08CC142E" w14:textId="77777777" w:rsidR="005E4D93" w:rsidRDefault="005E4D93">
      <w:pPr>
        <w:shd w:val="clear" w:color="auto" w:fill="FFFFFF" w:themeFill="background1"/>
        <w:spacing w:after="120"/>
        <w:ind w:left="-360"/>
        <w:rPr>
          <w:rFonts w:ascii="Segoe UI" w:eastAsia="Segoe UI" w:hAnsi="Segoe UI" w:cs="Segoe UI"/>
          <w:sz w:val="20"/>
          <w:szCs w:val="20"/>
        </w:rPr>
      </w:pPr>
    </w:p>
    <w:p w14:paraId="182EE8C7" w14:textId="77777777" w:rsidR="005E4D93" w:rsidRDefault="00000000">
      <w:pPr>
        <w:shd w:val="clear" w:color="auto" w:fill="FFFFFF" w:themeFill="background1"/>
        <w:spacing w:after="120"/>
        <w:ind w:hanging="360"/>
        <w:rPr>
          <w:rFonts w:ascii="Segoe UI" w:eastAsia="Segoe UI" w:hAnsi="Segoe UI" w:cs="Segoe UI"/>
          <w:sz w:val="20"/>
          <w:szCs w:val="20"/>
        </w:rPr>
      </w:pPr>
      <w:r>
        <w:rPr>
          <w:rFonts w:ascii="Segoe UI" w:eastAsia="Segoe UI" w:hAnsi="Segoe UI" w:cs="Segoe UI"/>
          <w:sz w:val="20"/>
          <w:szCs w:val="20"/>
        </w:rPr>
        <w:t xml:space="preserve"> </w:t>
      </w:r>
    </w:p>
    <w:p w14:paraId="5AA4D962" w14:textId="77777777" w:rsidR="005E4D93" w:rsidRDefault="00000000">
      <w:pPr>
        <w:shd w:val="clear" w:color="auto" w:fill="FFFFFF" w:themeFill="background1"/>
        <w:spacing w:after="120"/>
        <w:ind w:hanging="360"/>
        <w:rPr>
          <w:rFonts w:ascii="Segoe UI" w:eastAsia="Segoe UI" w:hAnsi="Segoe UI" w:cs="Segoe UI"/>
          <w:sz w:val="20"/>
          <w:szCs w:val="20"/>
        </w:rPr>
      </w:pPr>
      <w:r>
        <w:rPr>
          <w:rFonts w:ascii="Segoe UI" w:eastAsia="Segoe UI" w:hAnsi="Segoe UI" w:cs="Segoe UI"/>
          <w:sz w:val="20"/>
          <w:szCs w:val="20"/>
        </w:rPr>
        <w:t xml:space="preserve">      5. Renate (60, Vereinsmitglied) „Das klingt mir zu kompliziert. Ich rufe lieber an. Und was passiert, wenn ich online buche und der Musiker dann einfach nicht kommt? Wer hilft mir dann am Samstagabend?“</w:t>
      </w:r>
    </w:p>
    <w:p w14:paraId="01345C32" w14:textId="77777777" w:rsidR="005E4D93" w:rsidRDefault="00000000">
      <w:pPr>
        <w:rPr>
          <w:rFonts w:ascii="Segoe UI" w:eastAsia="Segoe UI" w:hAnsi="Segoe UI" w:cs="Segoe UI"/>
          <w:sz w:val="20"/>
          <w:szCs w:val="20"/>
        </w:rPr>
      </w:pPr>
      <w:r>
        <w:rPr>
          <w:rFonts w:ascii="Segoe UI" w:eastAsia="Segoe UI" w:hAnsi="Segoe UI" w:cs="Segoe UI"/>
          <w:sz w:val="20"/>
          <w:szCs w:val="20"/>
        </w:rPr>
        <w:t>(Kritik: Angst vor fehlendem Support und Technik-Hürden )</w:t>
      </w:r>
    </w:p>
    <w:p w14:paraId="50C1AA9A" w14:textId="77777777" w:rsidR="005E4D93" w:rsidRDefault="005E4D93">
      <w:pPr>
        <w:rPr>
          <w:rFonts w:ascii="Segoe UI" w:eastAsia="Segoe UI" w:hAnsi="Segoe UI" w:cs="Segoe UI"/>
          <w:sz w:val="20"/>
          <w:szCs w:val="20"/>
        </w:rPr>
      </w:pPr>
    </w:p>
    <w:p w14:paraId="30BAB7E1"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 </w:t>
      </w:r>
    </w:p>
    <w:p w14:paraId="062D0131" w14:textId="77777777" w:rsidR="005E4D93" w:rsidRDefault="00000000">
      <w:pPr>
        <w:rPr>
          <w:rFonts w:ascii="Segoe UI" w:eastAsia="Segoe UI" w:hAnsi="Segoe UI" w:cs="Segoe UI"/>
          <w:sz w:val="20"/>
          <w:szCs w:val="20"/>
        </w:rPr>
      </w:pPr>
      <w:r>
        <w:rPr>
          <w:rFonts w:ascii="Segoe UI" w:eastAsia="Segoe UI" w:hAnsi="Segoe UI" w:cs="Segoe UI"/>
          <w:b/>
          <w:bCs/>
          <w:sz w:val="20"/>
          <w:szCs w:val="20"/>
        </w:rPr>
        <w:t>6.</w:t>
      </w:r>
      <w:r>
        <w:rPr>
          <w:rFonts w:ascii="Segoe UI" w:eastAsia="Segoe UI" w:hAnsi="Segoe UI" w:cs="Segoe UI"/>
          <w:sz w:val="20"/>
          <w:szCs w:val="20"/>
        </w:rPr>
        <w:t xml:space="preserve"> Kevin (25, Student) „Wir suchen spontan noch eine Location für unsere Silvesterparty. Ich telefoniere mir die Finger wund. Eine Liste, wer wirklich noch frei ist, wäre jetzt genial.“</w:t>
      </w:r>
    </w:p>
    <w:p w14:paraId="07936F19" w14:textId="77777777" w:rsidR="005E4D93" w:rsidRDefault="005E4D93">
      <w:pPr>
        <w:rPr>
          <w:rFonts w:ascii="Segoe UI" w:eastAsia="Segoe UI" w:hAnsi="Segoe UI" w:cs="Segoe UI"/>
          <w:sz w:val="20"/>
          <w:szCs w:val="20"/>
        </w:rPr>
      </w:pPr>
    </w:p>
    <w:p w14:paraId="3E19D1B2" w14:textId="77777777" w:rsidR="005E4D93" w:rsidRDefault="00000000">
      <w:pPr>
        <w:rPr>
          <w:rFonts w:ascii="Segoe UI" w:eastAsia="Segoe UI" w:hAnsi="Segoe UI" w:cs="Segoe UI"/>
          <w:sz w:val="20"/>
          <w:szCs w:val="20"/>
        </w:rPr>
      </w:pPr>
      <w:r>
        <w:rPr>
          <w:rFonts w:ascii="Segoe UI" w:eastAsia="Segoe UI" w:hAnsi="Segoe UI" w:cs="Segoe UI"/>
          <w:sz w:val="20"/>
          <w:szCs w:val="20"/>
        </w:rPr>
        <w:t>(Lob: Bestätigt den Nutzen der Verfügbarkeitsanzeige )</w:t>
      </w:r>
    </w:p>
    <w:p w14:paraId="7F8E7BAB"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 </w:t>
      </w:r>
    </w:p>
    <w:p w14:paraId="182B3F71" w14:textId="77777777" w:rsidR="005E4D93" w:rsidRDefault="00000000">
      <w:pPr>
        <w:rPr>
          <w:rFonts w:ascii="Segoe UI" w:eastAsia="Segoe UI" w:hAnsi="Segoe UI" w:cs="Segoe UI"/>
          <w:sz w:val="20"/>
          <w:szCs w:val="20"/>
        </w:rPr>
      </w:pPr>
      <w:r>
        <w:rPr>
          <w:rFonts w:ascii="Segoe UI" w:eastAsia="Segoe UI" w:hAnsi="Segoe UI" w:cs="Segoe UI"/>
          <w:b/>
          <w:bCs/>
          <w:sz w:val="20"/>
          <w:szCs w:val="20"/>
        </w:rPr>
        <w:t>7.</w:t>
      </w:r>
      <w:r>
        <w:rPr>
          <w:rFonts w:ascii="Segoe UI" w:eastAsia="Segoe UI" w:hAnsi="Segoe UI" w:cs="Segoe UI"/>
          <w:sz w:val="20"/>
          <w:szCs w:val="20"/>
        </w:rPr>
        <w:t xml:space="preserve"> Hannes (45, Caterer) „Ich habe keine Zeit, meinen Kalender auf noch einer Webseite zu pflegen. Wenn ich das jeden Tag manuell machen muss, ist mir der Aufwand zu groß.“</w:t>
      </w:r>
    </w:p>
    <w:p w14:paraId="4E2D9051"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 </w:t>
      </w:r>
    </w:p>
    <w:p w14:paraId="45064B18" w14:textId="77777777" w:rsidR="005E4D93" w:rsidRDefault="00000000">
      <w:pPr>
        <w:rPr>
          <w:rFonts w:ascii="Segoe UI" w:eastAsia="Segoe UI" w:hAnsi="Segoe UI" w:cs="Segoe UI"/>
          <w:sz w:val="20"/>
          <w:szCs w:val="20"/>
        </w:rPr>
      </w:pPr>
      <w:r>
        <w:rPr>
          <w:rFonts w:ascii="Segoe UI" w:eastAsia="Segoe UI" w:hAnsi="Segoe UI" w:cs="Segoe UI"/>
          <w:sz w:val="20"/>
          <w:szCs w:val="20"/>
        </w:rPr>
        <w:t>(Kritik: Zeitaufwand für Dienstleister bei der Profilpflege )</w:t>
      </w:r>
    </w:p>
    <w:p w14:paraId="1D7B9F21" w14:textId="77777777" w:rsidR="005E4D93" w:rsidRDefault="005E4D93">
      <w:pPr>
        <w:rPr>
          <w:rFonts w:ascii="Segoe UI" w:eastAsia="Segoe UI" w:hAnsi="Segoe UI" w:cs="Segoe UI"/>
          <w:sz w:val="20"/>
          <w:szCs w:val="20"/>
        </w:rPr>
      </w:pPr>
    </w:p>
    <w:p w14:paraId="2A946C70"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 </w:t>
      </w:r>
    </w:p>
    <w:p w14:paraId="1B10C80D" w14:textId="77777777" w:rsidR="005E4D93" w:rsidRDefault="00000000">
      <w:pPr>
        <w:rPr>
          <w:rFonts w:ascii="Segoe UI" w:eastAsia="Segoe UI" w:hAnsi="Segoe UI" w:cs="Segoe UI"/>
          <w:sz w:val="20"/>
          <w:szCs w:val="20"/>
        </w:rPr>
      </w:pPr>
      <w:r>
        <w:rPr>
          <w:rFonts w:ascii="Segoe UI" w:eastAsia="Segoe UI" w:hAnsi="Segoe UI" w:cs="Segoe UI"/>
          <w:b/>
          <w:bCs/>
          <w:sz w:val="20"/>
          <w:szCs w:val="20"/>
        </w:rPr>
        <w:t>8.</w:t>
      </w:r>
      <w:r>
        <w:rPr>
          <w:rFonts w:ascii="Segoe UI" w:eastAsia="Segoe UI" w:hAnsi="Segoe UI" w:cs="Segoe UI"/>
          <w:sz w:val="20"/>
          <w:szCs w:val="20"/>
        </w:rPr>
        <w:t xml:space="preserve"> Thomas (40, Sportverein-Obmann) „Unser Verein hat wenig Geld. Ich muss immer das Günstigste finden. Wenn ich bei euch schnell Angebote vergleichen kann, hilft das unserer Vereinskasse sehr.“</w:t>
      </w:r>
    </w:p>
    <w:p w14:paraId="6DD75983" w14:textId="77777777" w:rsidR="005E4D93" w:rsidRDefault="00000000">
      <w:pPr>
        <w:rPr>
          <w:rFonts w:ascii="Segoe UI" w:eastAsia="Segoe UI" w:hAnsi="Segoe UI" w:cs="Segoe UI"/>
          <w:sz w:val="20"/>
          <w:szCs w:val="20"/>
        </w:rPr>
      </w:pPr>
      <w:r>
        <w:rPr>
          <w:rFonts w:ascii="Segoe UI" w:eastAsia="Segoe UI" w:hAnsi="Segoe UI" w:cs="Segoe UI"/>
          <w:sz w:val="20"/>
          <w:szCs w:val="20"/>
        </w:rPr>
        <w:lastRenderedPageBreak/>
        <w:t xml:space="preserve"> </w:t>
      </w:r>
    </w:p>
    <w:p w14:paraId="7991D8AB"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(Lob: Bestätigt Persona „Thomas“ und den Fokus auf Preisvergleich </w:t>
      </w:r>
    </w:p>
    <w:p w14:paraId="6B320F7B" w14:textId="77777777" w:rsidR="005E4D93" w:rsidRDefault="005E4D93">
      <w:pPr>
        <w:rPr>
          <w:rFonts w:ascii="Segoe UI" w:eastAsia="Segoe UI" w:hAnsi="Segoe UI" w:cs="Segoe UI"/>
          <w:sz w:val="20"/>
          <w:szCs w:val="20"/>
        </w:rPr>
      </w:pPr>
    </w:p>
    <w:p w14:paraId="7A88C928" w14:textId="77777777" w:rsidR="005E4D93" w:rsidRDefault="00000000">
      <w:pPr>
        <w:rPr>
          <w:rFonts w:ascii="Segoe UI" w:eastAsia="Segoe UI" w:hAnsi="Segoe UI" w:cs="Segoe UI"/>
          <w:sz w:val="20"/>
          <w:szCs w:val="20"/>
        </w:rPr>
      </w:pPr>
      <w:r>
        <w:rPr>
          <w:rFonts w:ascii="Segoe UI" w:eastAsia="Segoe UI" w:hAnsi="Segoe UI" w:cs="Segoe UI"/>
          <w:b/>
          <w:bCs/>
          <w:sz w:val="20"/>
          <w:szCs w:val="20"/>
        </w:rPr>
        <w:t>9.</w:t>
      </w:r>
      <w:r>
        <w:rPr>
          <w:rFonts w:ascii="Segoe UI" w:eastAsia="Segoe UI" w:hAnsi="Segoe UI" w:cs="Segoe UI"/>
          <w:sz w:val="20"/>
          <w:szCs w:val="20"/>
        </w:rPr>
        <w:t xml:space="preserve"> Anna (30, Angestellte) „Ich bin vorsichtig mit meinen Daten. Wenn ich da online bezahle, muss das zu 100 % sicher sein. Ich kenne euch ja noch nicht, da bin ich erst mal skeptisch.“</w:t>
      </w:r>
    </w:p>
    <w:p w14:paraId="6C99FDE3"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  </w:t>
      </w:r>
    </w:p>
    <w:p w14:paraId="6AADDF21" w14:textId="77777777" w:rsidR="005E4D93" w:rsidRDefault="00000000">
      <w:pPr>
        <w:rPr>
          <w:rFonts w:ascii="Segoe UI" w:eastAsia="Segoe UI" w:hAnsi="Segoe UI" w:cs="Segoe UI"/>
          <w:sz w:val="20"/>
          <w:szCs w:val="20"/>
        </w:rPr>
      </w:pPr>
      <w:r>
        <w:rPr>
          <w:rFonts w:ascii="Segoe UI" w:eastAsia="Segoe UI" w:hAnsi="Segoe UI" w:cs="Segoe UI"/>
          <w:sz w:val="20"/>
          <w:szCs w:val="20"/>
        </w:rPr>
        <w:t>(Kritik: Vertrauensproblem bei neuen Plattformen )</w:t>
      </w:r>
    </w:p>
    <w:p w14:paraId="2B55E3F5"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 </w:t>
      </w:r>
    </w:p>
    <w:p w14:paraId="19170838" w14:textId="77777777" w:rsidR="005E4D93" w:rsidRDefault="005E4D93">
      <w:pPr>
        <w:rPr>
          <w:rFonts w:ascii="Segoe UI" w:eastAsia="Segoe UI" w:hAnsi="Segoe UI" w:cs="Segoe UI"/>
          <w:sz w:val="20"/>
          <w:szCs w:val="20"/>
        </w:rPr>
      </w:pPr>
    </w:p>
    <w:p w14:paraId="23A31A7F" w14:textId="77777777" w:rsidR="005E4D93" w:rsidRDefault="00000000">
      <w:pPr>
        <w:rPr>
          <w:rFonts w:ascii="Segoe UI" w:eastAsia="Segoe UI" w:hAnsi="Segoe UI" w:cs="Segoe UI"/>
          <w:sz w:val="20"/>
          <w:szCs w:val="20"/>
        </w:rPr>
      </w:pPr>
      <w:r>
        <w:rPr>
          <w:rFonts w:ascii="Segoe UI" w:eastAsia="Segoe UI" w:hAnsi="Segoe UI" w:cs="Segoe UI"/>
          <w:b/>
          <w:bCs/>
          <w:sz w:val="20"/>
          <w:szCs w:val="20"/>
        </w:rPr>
        <w:t>10.</w:t>
      </w:r>
      <w:r>
        <w:rPr>
          <w:rFonts w:ascii="Segoe UI" w:eastAsia="Segoe UI" w:hAnsi="Segoe UI" w:cs="Segoe UI"/>
          <w:sz w:val="20"/>
          <w:szCs w:val="20"/>
        </w:rPr>
        <w:t xml:space="preserve"> Julia (33, Projektmanagerin) „Ich habe letztes Jahr für eine Firmenfeier einen Caterer gebucht, der furchtbar war. Echte Bewertungen von anderen Kunden sind für mich das Wichtigste, damit so etwas nicht noch mal passiert.“</w:t>
      </w:r>
    </w:p>
    <w:p w14:paraId="433C3EEC" w14:textId="77777777" w:rsidR="005E4D93" w:rsidRDefault="00000000">
      <w:pPr>
        <w:rPr>
          <w:rFonts w:ascii="Segoe UI" w:eastAsia="Segoe UI" w:hAnsi="Segoe UI" w:cs="Segoe UI"/>
          <w:sz w:val="20"/>
          <w:szCs w:val="20"/>
        </w:rPr>
      </w:pPr>
      <w:r>
        <w:rPr>
          <w:rFonts w:ascii="Segoe UI" w:eastAsia="Segoe UI" w:hAnsi="Segoe UI" w:cs="Segoe UI"/>
          <w:sz w:val="20"/>
          <w:szCs w:val="20"/>
        </w:rPr>
        <w:t xml:space="preserve"> </w:t>
      </w:r>
    </w:p>
    <w:p w14:paraId="7946B3D4" w14:textId="77777777" w:rsidR="005E4D93" w:rsidRDefault="00000000">
      <w:pPr>
        <w:rPr>
          <w:rFonts w:ascii="Segoe UI" w:eastAsia="Segoe UI" w:hAnsi="Segoe UI" w:cs="Segoe UI"/>
          <w:sz w:val="20"/>
          <w:szCs w:val="20"/>
        </w:rPr>
      </w:pPr>
      <w:r>
        <w:rPr>
          <w:rFonts w:ascii="Segoe UI" w:eastAsia="Segoe UI" w:hAnsi="Segoe UI" w:cs="Segoe UI"/>
          <w:sz w:val="20"/>
          <w:szCs w:val="20"/>
        </w:rPr>
        <w:t>(Lob: Bestätigt die Wichtigkeit des Bewertungssystems )</w:t>
      </w:r>
    </w:p>
    <w:p w14:paraId="286DD2E3" w14:textId="77777777" w:rsidR="005E4D93" w:rsidRDefault="005E4D93">
      <w:pPr>
        <w:rPr>
          <w:rFonts w:ascii="Segoe UI" w:eastAsia="Segoe UI" w:hAnsi="Segoe UI" w:cs="Segoe UI"/>
          <w:sz w:val="20"/>
          <w:szCs w:val="20"/>
        </w:rPr>
      </w:pPr>
    </w:p>
    <w:p w14:paraId="18402682" w14:textId="77777777" w:rsidR="005E4D93" w:rsidRDefault="00000000">
      <w:pPr>
        <w:spacing w:before="240" w:after="240"/>
        <w:rPr>
          <w:rFonts w:ascii="Segoe UI" w:eastAsia="Segoe UI" w:hAnsi="Segoe UI" w:cs="Segoe UI"/>
          <w:b/>
          <w:bCs/>
          <w:sz w:val="22"/>
          <w:szCs w:val="22"/>
        </w:rPr>
      </w:pPr>
      <w:r>
        <w:rPr>
          <w:rFonts w:ascii="Segoe UI" w:eastAsia="Segoe UI" w:hAnsi="Segoe UI" w:cs="Segoe UI"/>
          <w:b/>
          <w:bCs/>
          <w:sz w:val="22"/>
          <w:szCs w:val="22"/>
        </w:rPr>
        <w:t>Fazit der Umfrage</w:t>
      </w:r>
    </w:p>
    <w:p w14:paraId="70120D1C" w14:textId="77777777" w:rsidR="005E4D93" w:rsidRDefault="00000000">
      <w:pPr>
        <w:spacing w:before="240" w:after="240"/>
      </w:pPr>
      <w:r>
        <w:rPr>
          <w:rFonts w:ascii="Segoe UI" w:eastAsia="Segoe UI" w:hAnsi="Segoe UI" w:cs="Segoe UI"/>
          <w:sz w:val="20"/>
          <w:szCs w:val="20"/>
        </w:rPr>
        <w:t>Bestätigung: Der Wunsch nach Preistransparenz und Zeitersparnis ist riesig. Unsere Lösung trifft genau den Nerv der Befragten.</w:t>
      </w:r>
    </w:p>
    <w:p w14:paraId="7F8DDABD" w14:textId="77777777" w:rsidR="005E4D93" w:rsidRDefault="00000000">
      <w:pPr>
        <w:spacing w:before="240" w:after="240"/>
      </w:pPr>
      <w:r>
        <w:rPr>
          <w:rFonts w:ascii="Segoe UI" w:eastAsia="Segoe UI" w:hAnsi="Segoe UI" w:cs="Segoe UI"/>
          <w:sz w:val="20"/>
          <w:szCs w:val="20"/>
        </w:rPr>
        <w:t>Herausforderung: Die größte Hürde ist das fehlende Vertrauen in neue Plattformen. Wir müssen beweisen, dass wir sicher und zuverlässig sind.</w:t>
      </w:r>
    </w:p>
    <w:p w14:paraId="000D7056" w14:textId="77777777" w:rsidR="005E4D93" w:rsidRDefault="00000000">
      <w:r>
        <w:rPr>
          <w:rFonts w:ascii="Segoe UI" w:eastAsia="Segoe UI" w:hAnsi="Segoe UI" w:cs="Segoe UI"/>
          <w:sz w:val="20"/>
          <w:szCs w:val="20"/>
        </w:rPr>
        <w:t xml:space="preserve">Erkenntnis: Die App muss für Anbieter </w:t>
      </w:r>
      <w:bookmarkStart w:id="2" w:name="_Int_t7BPGyxL"/>
      <w:r>
        <w:rPr>
          <w:rFonts w:ascii="Segoe UI" w:eastAsia="Segoe UI" w:hAnsi="Segoe UI" w:cs="Segoe UI"/>
          <w:sz w:val="20"/>
          <w:szCs w:val="20"/>
        </w:rPr>
        <w:t>extrem einfach</w:t>
      </w:r>
      <w:bookmarkEnd w:id="2"/>
      <w:r>
        <w:rPr>
          <w:rFonts w:ascii="Segoe UI" w:eastAsia="Segoe UI" w:hAnsi="Segoe UI" w:cs="Segoe UI"/>
          <w:sz w:val="20"/>
          <w:szCs w:val="20"/>
        </w:rPr>
        <w:t xml:space="preserve"> zu bedienen sein, da sie sonst den Aufwand scheuen.</w:t>
      </w:r>
    </w:p>
    <w:p w14:paraId="1E9B4778" w14:textId="77777777" w:rsidR="005E4D93" w:rsidRDefault="00000000">
      <w:r>
        <w:rPr>
          <w:b/>
        </w:rPr>
        <w:t>Überarbeitung gemäß Feedback &amp; neue Ergänzungen</w:t>
      </w:r>
    </w:p>
    <w:p w14:paraId="46119139" w14:textId="77777777" w:rsidR="005E4D93" w:rsidRDefault="00000000">
      <w:r>
        <w:t>Dieser Businessplan wurde basierend auf dem Feedback aus ENI Theorie 3 und 4 überarbeitet. Kommentare wurden inhaltlich präzisiert, offene Punkte ergänzt und neue Kapitel zu Preisstrategie, Finanzen, SWOT-Strategien und Marketing aufgenommen.</w:t>
      </w:r>
    </w:p>
    <w:sectPr w:rsidR="005E4D93">
      <w:footerReference w:type="default" r:id="rId23"/>
      <w:pgSz w:w="11906" w:h="16838"/>
      <w:pgMar w:top="1417" w:right="1417" w:bottom="1134" w:left="1417" w:header="0" w:footer="708"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ika Reiterer" w:date="2026-01-10T11:44:00Z" w:initials="MR">
    <w:p w14:paraId="2DC0E491" w14:textId="77777777" w:rsidR="005E4D93" w:rsidRDefault="00000000">
      <w:r>
        <w:rPr>
          <w:rFonts w:ascii="Liberation Serif" w:eastAsia="Segoe UI" w:hAnsi="Liberation Serif" w:cs="Tahoma"/>
          <w:lang w:val="en-US" w:eastAsia="en-US" w:bidi="en-US"/>
        </w:rPr>
        <w:t>Die Fragen zum Marktvolumen wurden nicht beantwortet!!!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C0E49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C0E491" w16cid:durableId="79E053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6D49" w14:textId="77777777" w:rsidR="005315FA" w:rsidRDefault="005315FA">
      <w:r>
        <w:separator/>
      </w:r>
    </w:p>
  </w:endnote>
  <w:endnote w:type="continuationSeparator" w:id="0">
    <w:p w14:paraId="39EA455D" w14:textId="77777777" w:rsidR="005315FA" w:rsidRDefault="00531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inheri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49F6" w14:textId="77777777" w:rsidR="005E4D93" w:rsidRDefault="00000000">
    <w:pPr>
      <w:shd w:val="clear" w:color="auto" w:fill="FFFFFF"/>
      <w:rPr>
        <w:rFonts w:ascii="Segoe UI" w:eastAsia="Times New Roman" w:hAnsi="Segoe UI" w:cs="Segoe UI"/>
        <w:color w:val="888888"/>
        <w:sz w:val="17"/>
        <w:szCs w:val="17"/>
        <w:lang w:val="de-DE"/>
      </w:rPr>
    </w:pPr>
    <w:r>
      <w:rPr>
        <w:rFonts w:ascii="Segoe UI" w:eastAsia="Times New Roman" w:hAnsi="Segoe UI" w:cs="Segoe UI"/>
        <w:color w:val="888888"/>
        <w:sz w:val="17"/>
        <w:szCs w:val="17"/>
        <w:lang w:val="de-DE"/>
      </w:rPr>
      <w:t xml:space="preserve">Team: InnoTech – Mitglieder: Samuel Fronthaler, Samuel Falkner, Yanik Plankensteiner, Lorenz Glaser EventPart – Businessplan </w:t>
    </w:r>
  </w:p>
  <w:p w14:paraId="28CE2B59" w14:textId="77777777" w:rsidR="005E4D93" w:rsidRDefault="005E4D93">
    <w:pPr>
      <w:pStyle w:val="Footer"/>
      <w:spacing w:after="2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88C6B" w14:textId="77777777" w:rsidR="005315FA" w:rsidRDefault="005315FA">
      <w:r>
        <w:separator/>
      </w:r>
    </w:p>
  </w:footnote>
  <w:footnote w:type="continuationSeparator" w:id="0">
    <w:p w14:paraId="0A1A2E67" w14:textId="77777777" w:rsidR="005315FA" w:rsidRDefault="005315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741"/>
    <w:multiLevelType w:val="multilevel"/>
    <w:tmpl w:val="E902A7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437C35"/>
    <w:multiLevelType w:val="multilevel"/>
    <w:tmpl w:val="AC6884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D8A129C"/>
    <w:multiLevelType w:val="multilevel"/>
    <w:tmpl w:val="4ED6E7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34A2E4A"/>
    <w:multiLevelType w:val="multilevel"/>
    <w:tmpl w:val="30CC7E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3EF6F8E"/>
    <w:multiLevelType w:val="multilevel"/>
    <w:tmpl w:val="F8940FA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A7073CE"/>
    <w:multiLevelType w:val="multilevel"/>
    <w:tmpl w:val="DA4E8C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55D0BA8"/>
    <w:multiLevelType w:val="multilevel"/>
    <w:tmpl w:val="9FBEE0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8A62651"/>
    <w:multiLevelType w:val="multilevel"/>
    <w:tmpl w:val="FC9466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3032F7F"/>
    <w:multiLevelType w:val="multilevel"/>
    <w:tmpl w:val="AD787C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A7F5B14"/>
    <w:multiLevelType w:val="multilevel"/>
    <w:tmpl w:val="B504DC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B83580B"/>
    <w:multiLevelType w:val="multilevel"/>
    <w:tmpl w:val="AB6845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EA7311B"/>
    <w:multiLevelType w:val="multilevel"/>
    <w:tmpl w:val="18E468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52FE164A"/>
    <w:multiLevelType w:val="multilevel"/>
    <w:tmpl w:val="B9CEAC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5A181CD7"/>
    <w:multiLevelType w:val="multilevel"/>
    <w:tmpl w:val="423C8E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2E11C67"/>
    <w:multiLevelType w:val="multilevel"/>
    <w:tmpl w:val="98EC29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70040930"/>
    <w:multiLevelType w:val="multilevel"/>
    <w:tmpl w:val="6D1E9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2463407"/>
    <w:multiLevelType w:val="multilevel"/>
    <w:tmpl w:val="61C2C1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7B5945EC"/>
    <w:multiLevelType w:val="multilevel"/>
    <w:tmpl w:val="53FA1EB0"/>
    <w:lvl w:ilvl="0">
      <w:start w:val="1"/>
      <w:numFmt w:val="bullet"/>
      <w:lvlText w:val=""/>
      <w:lvlJc w:val="left"/>
      <w:pPr>
        <w:tabs>
          <w:tab w:val="num" w:pos="1050"/>
        </w:tabs>
        <w:ind w:left="1050" w:hanging="360"/>
      </w:pPr>
      <w:rPr>
        <w:rFonts w:ascii="Symbol" w:hAnsi="Symbol" w:cs="Symbol" w:hint="default"/>
        <w:sz w:val="20"/>
      </w:rPr>
    </w:lvl>
    <w:lvl w:ilvl="1">
      <w:start w:val="1"/>
      <w:numFmt w:val="bullet"/>
      <w:lvlText w:val="o"/>
      <w:lvlJc w:val="left"/>
      <w:pPr>
        <w:tabs>
          <w:tab w:val="num" w:pos="1770"/>
        </w:tabs>
        <w:ind w:left="1770" w:hanging="360"/>
      </w:pPr>
      <w:rPr>
        <w:rFonts w:ascii="Courier New" w:hAnsi="Courier New" w:cs="Courier New" w:hint="default"/>
        <w:sz w:val="20"/>
      </w:rPr>
    </w:lvl>
    <w:lvl w:ilvl="2">
      <w:start w:val="1"/>
      <w:numFmt w:val="bullet"/>
      <w:lvlText w:val=""/>
      <w:lvlJc w:val="left"/>
      <w:pPr>
        <w:tabs>
          <w:tab w:val="num" w:pos="2490"/>
        </w:tabs>
        <w:ind w:left="2490" w:hanging="360"/>
      </w:pPr>
      <w:rPr>
        <w:rFonts w:ascii="Wingdings" w:hAnsi="Wingdings" w:cs="Wingdings" w:hint="default"/>
        <w:sz w:val="20"/>
      </w:rPr>
    </w:lvl>
    <w:lvl w:ilvl="3">
      <w:start w:val="1"/>
      <w:numFmt w:val="bullet"/>
      <w:lvlText w:val=""/>
      <w:lvlJc w:val="left"/>
      <w:pPr>
        <w:tabs>
          <w:tab w:val="num" w:pos="3210"/>
        </w:tabs>
        <w:ind w:left="3210" w:hanging="360"/>
      </w:pPr>
      <w:rPr>
        <w:rFonts w:ascii="Wingdings" w:hAnsi="Wingdings" w:cs="Wingdings" w:hint="default"/>
        <w:sz w:val="20"/>
      </w:rPr>
    </w:lvl>
    <w:lvl w:ilvl="4">
      <w:start w:val="1"/>
      <w:numFmt w:val="bullet"/>
      <w:lvlText w:val=""/>
      <w:lvlJc w:val="left"/>
      <w:pPr>
        <w:tabs>
          <w:tab w:val="num" w:pos="3930"/>
        </w:tabs>
        <w:ind w:left="3930" w:hanging="360"/>
      </w:pPr>
      <w:rPr>
        <w:rFonts w:ascii="Wingdings" w:hAnsi="Wingdings" w:cs="Wingdings" w:hint="default"/>
        <w:sz w:val="20"/>
      </w:rPr>
    </w:lvl>
    <w:lvl w:ilvl="5">
      <w:start w:val="1"/>
      <w:numFmt w:val="bullet"/>
      <w:lvlText w:val=""/>
      <w:lvlJc w:val="left"/>
      <w:pPr>
        <w:tabs>
          <w:tab w:val="num" w:pos="4650"/>
        </w:tabs>
        <w:ind w:left="4650" w:hanging="360"/>
      </w:pPr>
      <w:rPr>
        <w:rFonts w:ascii="Wingdings" w:hAnsi="Wingdings" w:cs="Wingdings" w:hint="default"/>
        <w:sz w:val="20"/>
      </w:rPr>
    </w:lvl>
    <w:lvl w:ilvl="6">
      <w:start w:val="1"/>
      <w:numFmt w:val="bullet"/>
      <w:lvlText w:val=""/>
      <w:lvlJc w:val="left"/>
      <w:pPr>
        <w:tabs>
          <w:tab w:val="num" w:pos="5370"/>
        </w:tabs>
        <w:ind w:left="5370" w:hanging="360"/>
      </w:pPr>
      <w:rPr>
        <w:rFonts w:ascii="Wingdings" w:hAnsi="Wingdings" w:cs="Wingdings" w:hint="default"/>
        <w:sz w:val="20"/>
      </w:rPr>
    </w:lvl>
    <w:lvl w:ilvl="7">
      <w:start w:val="1"/>
      <w:numFmt w:val="bullet"/>
      <w:lvlText w:val=""/>
      <w:lvlJc w:val="left"/>
      <w:pPr>
        <w:tabs>
          <w:tab w:val="num" w:pos="6090"/>
        </w:tabs>
        <w:ind w:left="6090" w:hanging="360"/>
      </w:pPr>
      <w:rPr>
        <w:rFonts w:ascii="Wingdings" w:hAnsi="Wingdings" w:cs="Wingdings" w:hint="default"/>
        <w:sz w:val="20"/>
      </w:rPr>
    </w:lvl>
    <w:lvl w:ilvl="8">
      <w:start w:val="1"/>
      <w:numFmt w:val="bullet"/>
      <w:lvlText w:val=""/>
      <w:lvlJc w:val="left"/>
      <w:pPr>
        <w:tabs>
          <w:tab w:val="num" w:pos="6810"/>
        </w:tabs>
        <w:ind w:left="6810" w:hanging="360"/>
      </w:pPr>
      <w:rPr>
        <w:rFonts w:ascii="Wingdings" w:hAnsi="Wingdings" w:cs="Wingdings" w:hint="default"/>
        <w:sz w:val="20"/>
      </w:rPr>
    </w:lvl>
  </w:abstractNum>
  <w:abstractNum w:abstractNumId="18" w15:restartNumberingAfterBreak="0">
    <w:nsid w:val="7F901B30"/>
    <w:multiLevelType w:val="multilevel"/>
    <w:tmpl w:val="53C421E8"/>
    <w:lvl w:ilvl="0">
      <w:numFmt w:val="bullet"/>
      <w:lvlText w:val="-"/>
      <w:lvlJc w:val="left"/>
      <w:pPr>
        <w:tabs>
          <w:tab w:val="num" w:pos="0"/>
        </w:tabs>
        <w:ind w:left="1050" w:hanging="360"/>
      </w:pPr>
      <w:rPr>
        <w:rFonts w:ascii="Segoe UI" w:eastAsiaTheme="minorEastAsia" w:hAnsi="Segoe UI" w:cs="Segoe UI" w:hint="default"/>
        <w:b w:val="0"/>
      </w:rPr>
    </w:lvl>
    <w:lvl w:ilvl="1">
      <w:start w:val="1"/>
      <w:numFmt w:val="bullet"/>
      <w:lvlText w:val="o"/>
      <w:lvlJc w:val="left"/>
      <w:pPr>
        <w:tabs>
          <w:tab w:val="num" w:pos="0"/>
        </w:tabs>
        <w:ind w:left="1770" w:hanging="360"/>
      </w:pPr>
      <w:rPr>
        <w:rFonts w:ascii="Courier New" w:hAnsi="Courier New" w:cs="Courier New" w:hint="default"/>
      </w:rPr>
    </w:lvl>
    <w:lvl w:ilvl="2">
      <w:start w:val="1"/>
      <w:numFmt w:val="bullet"/>
      <w:lvlText w:val=""/>
      <w:lvlJc w:val="left"/>
      <w:pPr>
        <w:tabs>
          <w:tab w:val="num" w:pos="0"/>
        </w:tabs>
        <w:ind w:left="2490" w:hanging="360"/>
      </w:pPr>
      <w:rPr>
        <w:rFonts w:ascii="Wingdings" w:hAnsi="Wingdings" w:cs="Wingdings" w:hint="default"/>
      </w:rPr>
    </w:lvl>
    <w:lvl w:ilvl="3">
      <w:start w:val="1"/>
      <w:numFmt w:val="bullet"/>
      <w:lvlText w:val=""/>
      <w:lvlJc w:val="left"/>
      <w:pPr>
        <w:tabs>
          <w:tab w:val="num" w:pos="0"/>
        </w:tabs>
        <w:ind w:left="3210" w:hanging="360"/>
      </w:pPr>
      <w:rPr>
        <w:rFonts w:ascii="Symbol" w:hAnsi="Symbol" w:cs="Symbol" w:hint="default"/>
      </w:rPr>
    </w:lvl>
    <w:lvl w:ilvl="4">
      <w:start w:val="1"/>
      <w:numFmt w:val="bullet"/>
      <w:lvlText w:val="o"/>
      <w:lvlJc w:val="left"/>
      <w:pPr>
        <w:tabs>
          <w:tab w:val="num" w:pos="0"/>
        </w:tabs>
        <w:ind w:left="3930" w:hanging="360"/>
      </w:pPr>
      <w:rPr>
        <w:rFonts w:ascii="Courier New" w:hAnsi="Courier New" w:cs="Courier New" w:hint="default"/>
      </w:rPr>
    </w:lvl>
    <w:lvl w:ilvl="5">
      <w:start w:val="1"/>
      <w:numFmt w:val="bullet"/>
      <w:lvlText w:val=""/>
      <w:lvlJc w:val="left"/>
      <w:pPr>
        <w:tabs>
          <w:tab w:val="num" w:pos="0"/>
        </w:tabs>
        <w:ind w:left="4650" w:hanging="360"/>
      </w:pPr>
      <w:rPr>
        <w:rFonts w:ascii="Wingdings" w:hAnsi="Wingdings" w:cs="Wingdings" w:hint="default"/>
      </w:rPr>
    </w:lvl>
    <w:lvl w:ilvl="6">
      <w:start w:val="1"/>
      <w:numFmt w:val="bullet"/>
      <w:lvlText w:val=""/>
      <w:lvlJc w:val="left"/>
      <w:pPr>
        <w:tabs>
          <w:tab w:val="num" w:pos="0"/>
        </w:tabs>
        <w:ind w:left="5370" w:hanging="360"/>
      </w:pPr>
      <w:rPr>
        <w:rFonts w:ascii="Symbol" w:hAnsi="Symbol" w:cs="Symbol" w:hint="default"/>
      </w:rPr>
    </w:lvl>
    <w:lvl w:ilvl="7">
      <w:start w:val="1"/>
      <w:numFmt w:val="bullet"/>
      <w:lvlText w:val="o"/>
      <w:lvlJc w:val="left"/>
      <w:pPr>
        <w:tabs>
          <w:tab w:val="num" w:pos="0"/>
        </w:tabs>
        <w:ind w:left="6090" w:hanging="360"/>
      </w:pPr>
      <w:rPr>
        <w:rFonts w:ascii="Courier New" w:hAnsi="Courier New" w:cs="Courier New" w:hint="default"/>
      </w:rPr>
    </w:lvl>
    <w:lvl w:ilvl="8">
      <w:start w:val="1"/>
      <w:numFmt w:val="bullet"/>
      <w:lvlText w:val=""/>
      <w:lvlJc w:val="left"/>
      <w:pPr>
        <w:tabs>
          <w:tab w:val="num" w:pos="0"/>
        </w:tabs>
        <w:ind w:left="6810" w:hanging="360"/>
      </w:pPr>
      <w:rPr>
        <w:rFonts w:ascii="Wingdings" w:hAnsi="Wingdings" w:cs="Wingdings" w:hint="default"/>
      </w:rPr>
    </w:lvl>
  </w:abstractNum>
  <w:num w:numId="1" w16cid:durableId="10304071">
    <w:abstractNumId w:val="7"/>
  </w:num>
  <w:num w:numId="2" w16cid:durableId="185410574">
    <w:abstractNumId w:val="5"/>
  </w:num>
  <w:num w:numId="3" w16cid:durableId="1380592137">
    <w:abstractNumId w:val="12"/>
  </w:num>
  <w:num w:numId="4" w16cid:durableId="279848303">
    <w:abstractNumId w:val="1"/>
  </w:num>
  <w:num w:numId="5" w16cid:durableId="454181308">
    <w:abstractNumId w:val="15"/>
  </w:num>
  <w:num w:numId="6" w16cid:durableId="921715489">
    <w:abstractNumId w:val="11"/>
  </w:num>
  <w:num w:numId="7" w16cid:durableId="867447555">
    <w:abstractNumId w:val="13"/>
  </w:num>
  <w:num w:numId="8" w16cid:durableId="2025668237">
    <w:abstractNumId w:val="6"/>
  </w:num>
  <w:num w:numId="9" w16cid:durableId="331108144">
    <w:abstractNumId w:val="0"/>
  </w:num>
  <w:num w:numId="10" w16cid:durableId="661470644">
    <w:abstractNumId w:val="2"/>
  </w:num>
  <w:num w:numId="11" w16cid:durableId="1683583634">
    <w:abstractNumId w:val="9"/>
  </w:num>
  <w:num w:numId="12" w16cid:durableId="903881152">
    <w:abstractNumId w:val="4"/>
  </w:num>
  <w:num w:numId="13" w16cid:durableId="1374186281">
    <w:abstractNumId w:val="10"/>
  </w:num>
  <w:num w:numId="14" w16cid:durableId="756946914">
    <w:abstractNumId w:val="3"/>
  </w:num>
  <w:num w:numId="15" w16cid:durableId="212082198">
    <w:abstractNumId w:val="14"/>
  </w:num>
  <w:num w:numId="16" w16cid:durableId="1523471492">
    <w:abstractNumId w:val="18"/>
  </w:num>
  <w:num w:numId="17" w16cid:durableId="1083646075">
    <w:abstractNumId w:val="16"/>
  </w:num>
  <w:num w:numId="18" w16cid:durableId="1087507080">
    <w:abstractNumId w:val="17"/>
  </w:num>
  <w:num w:numId="19" w16cid:durableId="19690416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93"/>
    <w:rsid w:val="001640CA"/>
    <w:rsid w:val="005315FA"/>
    <w:rsid w:val="005E4D93"/>
    <w:rsid w:val="00D356C1"/>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50D6"/>
  <w15:docId w15:val="{78688A27-40A9-45BD-BC62-6E0C10392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9A9"/>
    <w:rPr>
      <w:rFonts w:eastAsiaTheme="minorEastAsia"/>
      <w:sz w:val="24"/>
      <w:szCs w:val="24"/>
    </w:rPr>
  </w:style>
  <w:style w:type="paragraph" w:styleId="Heading1">
    <w:name w:val="heading 1"/>
    <w:basedOn w:val="Normal"/>
    <w:link w:val="Heading1Char"/>
    <w:uiPriority w:val="9"/>
    <w:qFormat/>
    <w:pPr>
      <w:spacing w:beforeAutospacing="1" w:afterAutospacing="1"/>
      <w:outlineLvl w:val="0"/>
    </w:pPr>
    <w:rPr>
      <w:b/>
      <w:bCs/>
      <w:kern w:val="2"/>
      <w:sz w:val="48"/>
      <w:szCs w:val="48"/>
    </w:rPr>
  </w:style>
  <w:style w:type="paragraph" w:styleId="Heading2">
    <w:name w:val="heading 2"/>
    <w:basedOn w:val="Normal"/>
    <w:link w:val="Heading2Char"/>
    <w:uiPriority w:val="9"/>
    <w:qFormat/>
    <w:pPr>
      <w:spacing w:beforeAutospacing="1" w:afterAutospacing="1"/>
      <w:outlineLvl w:val="1"/>
    </w:pPr>
    <w:rPr>
      <w:b/>
      <w:bCs/>
      <w:color w:val="FFFFFF"/>
      <w:sz w:val="36"/>
      <w:szCs w:val="36"/>
    </w:rPr>
  </w:style>
  <w:style w:type="paragraph" w:styleId="Heading3">
    <w:name w:val="heading 3"/>
    <w:basedOn w:val="Normal"/>
    <w:link w:val="Heading3Char"/>
    <w:uiPriority w:val="9"/>
    <w:qFormat/>
    <w:pPr>
      <w:spacing w:beforeAutospacing="1" w:afterAutospacing="1"/>
      <w:outlineLvl w:val="2"/>
    </w:pPr>
    <w:rPr>
      <w:b/>
      <w:bCs/>
      <w:sz w:val="27"/>
      <w:szCs w:val="27"/>
    </w:rPr>
  </w:style>
  <w:style w:type="paragraph" w:styleId="Heading4">
    <w:name w:val="heading 4"/>
    <w:basedOn w:val="Normal"/>
    <w:link w:val="Heading4Char"/>
    <w:uiPriority w:val="9"/>
    <w:qFormat/>
    <w:pPr>
      <w:spacing w:beforeAutospacing="1"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verknpfung">
    <w:name w:val="Internetverknüpfung"/>
    <w:basedOn w:val="DefaultParagraphFont"/>
    <w:uiPriority w:val="99"/>
    <w:semiHidden/>
    <w:unhideWhenUsed/>
    <w:rPr>
      <w:color w:val="0000FF"/>
      <w:u w:val="single"/>
    </w:rPr>
  </w:style>
  <w:style w:type="character" w:customStyle="1" w:styleId="BesuchteInternetverknpfung">
    <w:name w:val="Besuchte Internetverknüpfung"/>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sz w:val="24"/>
      <w:szCs w:val="24"/>
    </w:rPr>
  </w:style>
  <w:style w:type="character" w:styleId="Strong">
    <w:name w:val="Strong"/>
    <w:basedOn w:val="DefaultParagraphFont"/>
    <w:uiPriority w:val="22"/>
    <w:qFormat/>
    <w:rPr>
      <w:b/>
      <w:bCs/>
    </w:rPr>
  </w:style>
  <w:style w:type="character" w:customStyle="1" w:styleId="toc-page1">
    <w:name w:val="toc-page1"/>
    <w:basedOn w:val="DefaultParagraphFont"/>
    <w:qFormat/>
    <w:rPr>
      <w:color w:val="999999"/>
    </w:rPr>
  </w:style>
  <w:style w:type="character" w:customStyle="1" w:styleId="HeaderChar">
    <w:name w:val="Header Char"/>
    <w:basedOn w:val="DefaultParagraphFont"/>
    <w:link w:val="Header"/>
    <w:uiPriority w:val="99"/>
    <w:qFormat/>
    <w:rsid w:val="00683F45"/>
    <w:rPr>
      <w:rFonts w:eastAsiaTheme="minorEastAsia"/>
      <w:sz w:val="24"/>
      <w:szCs w:val="24"/>
    </w:rPr>
  </w:style>
  <w:style w:type="character" w:customStyle="1" w:styleId="FooterChar">
    <w:name w:val="Footer Char"/>
    <w:basedOn w:val="DefaultParagraphFont"/>
    <w:link w:val="Footer"/>
    <w:uiPriority w:val="99"/>
    <w:qFormat/>
    <w:rsid w:val="00683F45"/>
    <w:rPr>
      <w:rFonts w:eastAsiaTheme="minorEastAsia"/>
      <w:sz w:val="24"/>
      <w:szCs w:val="24"/>
    </w:rPr>
  </w:style>
  <w:style w:type="character" w:styleId="CommentReference">
    <w:name w:val="annotation reference"/>
    <w:basedOn w:val="DefaultParagraphFont"/>
    <w:uiPriority w:val="99"/>
    <w:semiHidden/>
    <w:unhideWhenUsed/>
    <w:qFormat/>
    <w:rsid w:val="00C21CB6"/>
    <w:rPr>
      <w:sz w:val="16"/>
      <w:szCs w:val="16"/>
    </w:rPr>
  </w:style>
  <w:style w:type="character" w:customStyle="1" w:styleId="CommentTextChar">
    <w:name w:val="Comment Text Char"/>
    <w:basedOn w:val="DefaultParagraphFont"/>
    <w:link w:val="CommentText"/>
    <w:uiPriority w:val="99"/>
    <w:qFormat/>
    <w:rsid w:val="00C21CB6"/>
    <w:rPr>
      <w:rFonts w:eastAsiaTheme="minorEastAsia"/>
    </w:rPr>
  </w:style>
  <w:style w:type="character" w:customStyle="1" w:styleId="CommentSubjectChar">
    <w:name w:val="Comment Subject Char"/>
    <w:basedOn w:val="CommentTextChar"/>
    <w:link w:val="CommentSubject"/>
    <w:uiPriority w:val="99"/>
    <w:semiHidden/>
    <w:qFormat/>
    <w:rsid w:val="00C21CB6"/>
    <w:rPr>
      <w:rFonts w:eastAsiaTheme="minorEastAsia"/>
      <w:b/>
      <w:bCs/>
    </w:rPr>
  </w:style>
  <w:style w:type="character" w:customStyle="1" w:styleId="Zeilennummerierung">
    <w:name w:val="Zeilennummerierung"/>
  </w:style>
  <w:style w:type="character" w:customStyle="1" w:styleId="Starkbetont">
    <w:name w:val="Stark betont"/>
    <w:qFormat/>
    <w:rPr>
      <w:b/>
      <w:bCs/>
    </w:rPr>
  </w:style>
  <w:style w:type="character" w:customStyle="1" w:styleId="Nummerierungszeichen">
    <w:name w:val="Nummerierungszeichen"/>
    <w:qFormat/>
  </w:style>
  <w:style w:type="paragraph" w:customStyle="1" w:styleId="berschrift">
    <w:name w:val="Überschrift"/>
    <w:basedOn w:val="Normal"/>
    <w:next w:val="BodyText"/>
    <w:qFormat/>
    <w:pPr>
      <w:keepNext/>
      <w:spacing w:before="240" w:after="120"/>
    </w:pPr>
    <w:rPr>
      <w:rFonts w:ascii="Liberation Sans" w:eastAsia="Noto Sans CJK SC" w:hAnsi="Liberation Sans" w:cs="Liberation Sans"/>
      <w:sz w:val="28"/>
      <w:szCs w:val="28"/>
    </w:rPr>
  </w:style>
  <w:style w:type="paragraph" w:styleId="BodyText">
    <w:name w:val="Body Text"/>
    <w:basedOn w:val="Normal"/>
    <w:pPr>
      <w:spacing w:after="140" w:line="276" w:lineRule="auto"/>
    </w:pPr>
  </w:style>
  <w:style w:type="paragraph" w:styleId="List">
    <w:name w:val="List"/>
    <w:basedOn w:val="BodyText"/>
    <w:rPr>
      <w:rFonts w:cs="Liberation Sans"/>
    </w:rPr>
  </w:style>
  <w:style w:type="paragraph" w:styleId="Caption">
    <w:name w:val="caption"/>
    <w:basedOn w:val="Normal"/>
    <w:qFormat/>
    <w:pPr>
      <w:suppressLineNumbers/>
      <w:spacing w:before="120" w:after="120"/>
    </w:pPr>
    <w:rPr>
      <w:rFonts w:cs="Liberation Sans"/>
      <w:i/>
      <w:iCs/>
    </w:rPr>
  </w:style>
  <w:style w:type="paragraph" w:customStyle="1" w:styleId="Verzeichnis">
    <w:name w:val="Verzeichnis"/>
    <w:basedOn w:val="Normal"/>
    <w:qFormat/>
    <w:pPr>
      <w:suppressLineNumbers/>
    </w:pPr>
    <w:rPr>
      <w:rFonts w:cs="Liberation Sans"/>
    </w:rPr>
  </w:style>
  <w:style w:type="paragraph" w:customStyle="1" w:styleId="msonormal0">
    <w:name w:val="msonormal"/>
    <w:basedOn w:val="Normal"/>
    <w:qFormat/>
    <w:pPr>
      <w:spacing w:beforeAutospacing="1" w:afterAutospacing="1"/>
    </w:pPr>
  </w:style>
  <w:style w:type="paragraph" w:styleId="NormalWeb">
    <w:name w:val="Normal (Web)"/>
    <w:basedOn w:val="Normal"/>
    <w:uiPriority w:val="99"/>
    <w:semiHidden/>
    <w:unhideWhenUsed/>
    <w:qFormat/>
    <w:pPr>
      <w:spacing w:beforeAutospacing="1" w:afterAutospacing="1"/>
    </w:pPr>
  </w:style>
  <w:style w:type="paragraph" w:customStyle="1" w:styleId="print-container">
    <w:name w:val="print-container"/>
    <w:basedOn w:val="Normal"/>
    <w:qFormat/>
    <w:pPr>
      <w:pBdr>
        <w:top w:val="single" w:sz="48" w:space="0" w:color="0A4FA4"/>
      </w:pBdr>
      <w:shd w:val="clear" w:color="auto" w:fill="FFFFFF"/>
      <w:spacing w:after="1021"/>
    </w:pPr>
  </w:style>
  <w:style w:type="paragraph" w:customStyle="1" w:styleId="Kopf-undFuzeile">
    <w:name w:val="Kopf- und Fußzeile"/>
    <w:basedOn w:val="Normal"/>
    <w:qFormat/>
  </w:style>
  <w:style w:type="paragraph" w:styleId="Header">
    <w:name w:val="header"/>
    <w:basedOn w:val="Normal"/>
    <w:link w:val="HeaderChar"/>
    <w:uiPriority w:val="99"/>
    <w:unhideWhenUsed/>
    <w:rsid w:val="00683F45"/>
    <w:pPr>
      <w:tabs>
        <w:tab w:val="center" w:pos="4536"/>
        <w:tab w:val="right" w:pos="9072"/>
      </w:tabs>
    </w:pPr>
  </w:style>
  <w:style w:type="paragraph" w:customStyle="1" w:styleId="logo-badge">
    <w:name w:val="logo-badge"/>
    <w:basedOn w:val="Normal"/>
    <w:qFormat/>
    <w:pPr>
      <w:shd w:val="clear" w:color="auto" w:fill="FFFFFF"/>
      <w:spacing w:beforeAutospacing="1" w:afterAutospacing="1"/>
    </w:pPr>
    <w:rPr>
      <w:b/>
      <w:bCs/>
      <w:caps/>
      <w:color w:val="003D7A"/>
      <w:spacing w:val="15"/>
      <w:sz w:val="39"/>
      <w:szCs w:val="39"/>
    </w:rPr>
  </w:style>
  <w:style w:type="paragraph" w:customStyle="1" w:styleId="header-meta">
    <w:name w:val="header-meta"/>
    <w:basedOn w:val="Normal"/>
    <w:qFormat/>
    <w:pPr>
      <w:spacing w:before="225" w:afterAutospacing="1"/>
    </w:pPr>
    <w:rPr>
      <w:color w:val="D0E0FF"/>
      <w:sz w:val="20"/>
      <w:szCs w:val="20"/>
    </w:rPr>
  </w:style>
  <w:style w:type="paragraph" w:customStyle="1" w:styleId="toc">
    <w:name w:val="toc"/>
    <w:basedOn w:val="Normal"/>
    <w:qFormat/>
    <w:pPr>
      <w:spacing w:beforeAutospacing="1" w:afterAutospacing="1"/>
    </w:pPr>
  </w:style>
  <w:style w:type="paragraph" w:customStyle="1" w:styleId="toc-card">
    <w:name w:val="toc-card"/>
    <w:basedOn w:val="Normal"/>
    <w:qFormat/>
    <w:pPr>
      <w:pBdr>
        <w:left w:val="single" w:sz="36" w:space="19" w:color="D4A574"/>
      </w:pBdr>
      <w:spacing w:beforeAutospacing="1" w:afterAutospacing="1"/>
    </w:pPr>
  </w:style>
  <w:style w:type="paragraph" w:customStyle="1" w:styleId="toc-page">
    <w:name w:val="toc-page"/>
    <w:basedOn w:val="Normal"/>
    <w:qFormat/>
    <w:pPr>
      <w:spacing w:beforeAutospacing="1" w:afterAutospacing="1"/>
    </w:pPr>
    <w:rPr>
      <w:color w:val="999999"/>
    </w:rPr>
  </w:style>
  <w:style w:type="paragraph" w:customStyle="1" w:styleId="section">
    <w:name w:val="section"/>
    <w:basedOn w:val="Normal"/>
    <w:qFormat/>
    <w:pPr>
      <w:pBdr>
        <w:bottom w:val="single" w:sz="6" w:space="8" w:color="F0F0F0"/>
      </w:pBdr>
      <w:spacing w:beforeAutospacing="1" w:after="150"/>
    </w:pPr>
  </w:style>
  <w:style w:type="paragraph" w:customStyle="1" w:styleId="highlight-box">
    <w:name w:val="highlight-box"/>
    <w:basedOn w:val="Normal"/>
    <w:qFormat/>
    <w:pPr>
      <w:pBdr>
        <w:left w:val="single" w:sz="36" w:space="14" w:color="D4A574"/>
      </w:pBdr>
      <w:spacing w:before="270" w:after="270"/>
    </w:pPr>
  </w:style>
  <w:style w:type="paragraph" w:customStyle="1" w:styleId="metrics">
    <w:name w:val="metrics"/>
    <w:basedOn w:val="Normal"/>
    <w:qFormat/>
    <w:pPr>
      <w:spacing w:before="270" w:after="270"/>
    </w:pPr>
  </w:style>
  <w:style w:type="paragraph" w:customStyle="1" w:styleId="metric-card">
    <w:name w:val="metric-card"/>
    <w:basedOn w:val="Normal"/>
    <w:qFormat/>
    <w:pPr>
      <w:spacing w:beforeAutospacing="1" w:afterAutospacing="1"/>
      <w:jc w:val="center"/>
    </w:pPr>
    <w:rPr>
      <w:color w:val="FFFFFF"/>
    </w:rPr>
  </w:style>
  <w:style w:type="paragraph" w:customStyle="1" w:styleId="persona">
    <w:name w:val="persona"/>
    <w:basedOn w:val="Normal"/>
    <w:qFormat/>
    <w:pPr>
      <w:pBdr>
        <w:left w:val="single" w:sz="36" w:space="12" w:color="D4A574"/>
      </w:pBdr>
      <w:spacing w:before="210" w:after="210"/>
    </w:pPr>
  </w:style>
  <w:style w:type="paragraph" w:customStyle="1" w:styleId="persona-details">
    <w:name w:val="persona-details"/>
    <w:basedOn w:val="Normal"/>
    <w:qFormat/>
    <w:pPr>
      <w:spacing w:beforeAutospacing="1" w:afterAutospacing="1"/>
    </w:pPr>
    <w:rPr>
      <w:color w:val="555555"/>
      <w:sz w:val="20"/>
      <w:szCs w:val="20"/>
    </w:rPr>
  </w:style>
  <w:style w:type="paragraph" w:customStyle="1" w:styleId="two-column">
    <w:name w:val="two-column"/>
    <w:basedOn w:val="Normal"/>
    <w:qFormat/>
    <w:pPr>
      <w:spacing w:before="225" w:after="225"/>
    </w:pPr>
  </w:style>
  <w:style w:type="paragraph" w:customStyle="1" w:styleId="column-item">
    <w:name w:val="column-item"/>
    <w:basedOn w:val="Normal"/>
    <w:qFormat/>
    <w:pPr>
      <w:pBdr>
        <w:left w:val="single" w:sz="24" w:space="11" w:color="D4A574"/>
      </w:pBdr>
      <w:spacing w:beforeAutospacing="1" w:afterAutospacing="1"/>
    </w:pPr>
    <w:rPr>
      <w:sz w:val="20"/>
      <w:szCs w:val="20"/>
    </w:rPr>
  </w:style>
  <w:style w:type="paragraph" w:styleId="Footer">
    <w:name w:val="footer"/>
    <w:basedOn w:val="Normal"/>
    <w:link w:val="FooterChar"/>
    <w:uiPriority w:val="99"/>
    <w:unhideWhenUsed/>
    <w:rsid w:val="00683F45"/>
    <w:pPr>
      <w:tabs>
        <w:tab w:val="center" w:pos="4536"/>
        <w:tab w:val="right" w:pos="9072"/>
      </w:tabs>
    </w:pPr>
  </w:style>
  <w:style w:type="paragraph" w:customStyle="1" w:styleId="signature-line">
    <w:name w:val="signature-line"/>
    <w:basedOn w:val="Normal"/>
    <w:qFormat/>
    <w:pPr>
      <w:pBdr>
        <w:top w:val="single" w:sz="6" w:space="6" w:color="D4A574"/>
      </w:pBdr>
      <w:spacing w:before="525" w:after="75"/>
    </w:pPr>
  </w:style>
  <w:style w:type="paragraph" w:customStyle="1" w:styleId="page-footer">
    <w:name w:val="page-footer"/>
    <w:basedOn w:val="Normal"/>
    <w:qFormat/>
    <w:pPr>
      <w:pBdr>
        <w:top w:val="single" w:sz="6" w:space="5" w:color="E2E2E2"/>
      </w:pBdr>
      <w:spacing w:before="270" w:afterAutospacing="1"/>
    </w:pPr>
    <w:rPr>
      <w:color w:val="888888"/>
      <w:sz w:val="17"/>
      <w:szCs w:val="17"/>
    </w:rPr>
  </w:style>
  <w:style w:type="paragraph" w:customStyle="1" w:styleId="break-page">
    <w:name w:val="break-page"/>
    <w:basedOn w:val="Normal"/>
    <w:qFormat/>
    <w:pPr>
      <w:spacing w:beforeAutospacing="1" w:afterAutospacing="1"/>
    </w:pPr>
  </w:style>
  <w:style w:type="paragraph" w:customStyle="1" w:styleId="title-page">
    <w:name w:val="title-page"/>
    <w:basedOn w:val="Normal"/>
    <w:qFormat/>
    <w:pPr>
      <w:spacing w:beforeAutospacing="1" w:afterAutospacing="1"/>
    </w:pPr>
    <w:rPr>
      <w:color w:val="FFFFFF"/>
    </w:rPr>
  </w:style>
  <w:style w:type="paragraph" w:customStyle="1" w:styleId="value">
    <w:name w:val="value"/>
    <w:basedOn w:val="Normal"/>
    <w:qFormat/>
    <w:pPr>
      <w:spacing w:beforeAutospacing="1" w:afterAutospacing="1"/>
    </w:pPr>
  </w:style>
  <w:style w:type="paragraph" w:customStyle="1" w:styleId="label">
    <w:name w:val="label"/>
    <w:basedOn w:val="Normal"/>
    <w:qFormat/>
    <w:pPr>
      <w:spacing w:beforeAutospacing="1" w:afterAutospacing="1"/>
    </w:pPr>
  </w:style>
  <w:style w:type="paragraph" w:customStyle="1" w:styleId="value1">
    <w:name w:val="value1"/>
    <w:basedOn w:val="Normal"/>
    <w:qFormat/>
    <w:pPr>
      <w:spacing w:beforeAutospacing="1" w:after="90"/>
    </w:pPr>
    <w:rPr>
      <w:b/>
      <w:bCs/>
      <w:color w:val="FFDCA6"/>
      <w:sz w:val="36"/>
      <w:szCs w:val="36"/>
    </w:rPr>
  </w:style>
  <w:style w:type="paragraph" w:customStyle="1" w:styleId="label1">
    <w:name w:val="label1"/>
    <w:basedOn w:val="Normal"/>
    <w:qFormat/>
    <w:pPr>
      <w:spacing w:beforeAutospacing="1" w:afterAutospacing="1"/>
    </w:pPr>
    <w:rPr>
      <w:color w:val="E3ECFF"/>
      <w:sz w:val="18"/>
      <w:szCs w:val="18"/>
    </w:rPr>
  </w:style>
  <w:style w:type="paragraph" w:customStyle="1" w:styleId="Tabelleninhalt">
    <w:name w:val="Tabelleninhalt"/>
    <w:basedOn w:val="Normal"/>
    <w:qFormat/>
    <w:pPr>
      <w:widowControl w:val="0"/>
      <w:suppressLineNumbers/>
    </w:pPr>
  </w:style>
  <w:style w:type="paragraph" w:customStyle="1" w:styleId="Tabellenberschrift">
    <w:name w:val="Tabellenüberschrift"/>
    <w:basedOn w:val="Tabelleninhalt"/>
    <w:qFormat/>
    <w:pPr>
      <w:jc w:val="center"/>
    </w:pPr>
    <w:rPr>
      <w:b/>
      <w:bCs/>
    </w:rPr>
  </w:style>
  <w:style w:type="paragraph" w:styleId="CommentText">
    <w:name w:val="annotation text"/>
    <w:basedOn w:val="Normal"/>
    <w:link w:val="CommentTextChar"/>
    <w:uiPriority w:val="99"/>
    <w:unhideWhenUsed/>
    <w:qFormat/>
    <w:rsid w:val="00C21CB6"/>
    <w:rPr>
      <w:sz w:val="20"/>
      <w:szCs w:val="20"/>
    </w:rPr>
  </w:style>
  <w:style w:type="paragraph" w:styleId="CommentSubject">
    <w:name w:val="annotation subject"/>
    <w:basedOn w:val="CommentText"/>
    <w:next w:val="CommentText"/>
    <w:link w:val="CommentSubjectChar"/>
    <w:uiPriority w:val="99"/>
    <w:semiHidden/>
    <w:unhideWhenUsed/>
    <w:qFormat/>
    <w:rsid w:val="00C21CB6"/>
    <w:rPr>
      <w:b/>
      <w:bCs/>
    </w:rPr>
  </w:style>
  <w:style w:type="paragraph" w:styleId="Revision">
    <w:name w:val="Revision"/>
    <w:uiPriority w:val="99"/>
    <w:semiHidden/>
    <w:qFormat/>
    <w:rsid w:val="00A70B32"/>
    <w:pPr>
      <w:suppressAutoHyphens w:val="0"/>
    </w:pPr>
    <w:rPr>
      <w:rFonts w:eastAsiaTheme="minorEastAsia"/>
      <w:sz w:val="24"/>
      <w:szCs w:val="24"/>
    </w:rPr>
  </w:style>
  <w:style w:type="paragraph" w:styleId="ListParagraph">
    <w:name w:val="List Paragraph"/>
    <w:basedOn w:val="Normal"/>
    <w:uiPriority w:val="34"/>
    <w:qFormat/>
    <w:rsid w:val="00F459A9"/>
    <w:pPr>
      <w:ind w:left="720"/>
      <w:contextualSpacing/>
    </w:pPr>
  </w:style>
  <w:style w:type="paragraph" w:customStyle="1" w:styleId="Rahmeninhalt">
    <w:name w:val="Rahmeninhalt"/>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C:/Users/samue/Downloads/Businessplan_Eventpart%20(1).html" TargetMode="External"/><Relationship Id="rId18"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webSettings" Target="webSettings.xml"/><Relationship Id="rId12" Type="http://schemas.openxmlformats.org/officeDocument/2006/relationships/hyperlink" Target="../../../C:/Users/samue/Downloads/Businessplan_Eventpart%20(1).html" TargetMode="External"/><Relationship Id="rId17" Type="http://schemas.openxmlformats.org/officeDocument/2006/relationships/hyperlink" Target="../../../C:/Users/samue/Downloads/Businessplan_Eventpart%20(1).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C:/Users/samue/Downloads/Businessplan_Eventpart%20(1).html" TargetMode="Externa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C:/Users/samue/Downloads/Businessplan_Eventpart%20(1).html"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C:/Users/samue/Downloads/Businessplan_Eventpart%20(1).html" TargetMode="External"/><Relationship Id="rId23" Type="http://schemas.openxmlformats.org/officeDocument/2006/relationships/footer" Target="footer1.xml"/><Relationship Id="rId10" Type="http://schemas.openxmlformats.org/officeDocument/2006/relationships/image" Target="media/image1.png"/><Relationship Id="rId19"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C:/Users/samue/Downloads/Businessplan_Eventpart%20(1).html" TargetMode="External"/><Relationship Id="rId22" Type="http://schemas.openxmlformats.org/officeDocument/2006/relationships/image" Target="media/image3.png"/></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34a2dfd-b0a1-48d6-95bb-3f2871d2a73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CA420AFF82B73B498483AD2CB54F2009" ma:contentTypeVersion="15" ma:contentTypeDescription="Ein neues Dokument erstellen." ma:contentTypeScope="" ma:versionID="a399ec2e4ab80f49d3e42ab5adffeadf">
  <xsd:schema xmlns:xsd="http://www.w3.org/2001/XMLSchema" xmlns:xs="http://www.w3.org/2001/XMLSchema" xmlns:p="http://schemas.microsoft.com/office/2006/metadata/properties" xmlns:ns3="034a2dfd-b0a1-48d6-95bb-3f2871d2a733" targetNamespace="http://schemas.microsoft.com/office/2006/metadata/properties" ma:root="true" ma:fieldsID="51fcc95dbb8d3d92eee6870e51295975" ns3:_="">
    <xsd:import namespace="034a2dfd-b0a1-48d6-95bb-3f2871d2a73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ServiceObjectDetectorVersions" minOccurs="0"/>
                <xsd:element ref="ns3:MediaServiceSystemTags" minOccurs="0"/>
                <xsd:element ref="ns3:MediaServiceSearchPropertie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4a2dfd-b0a1-48d6-95bb-3f2871d2a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B6FBE5-8863-4D5A-B5EE-66057ABAA717}">
  <ds:schemaRefs>
    <ds:schemaRef ds:uri="http://schemas.microsoft.com/sharepoint/v3/contenttype/forms"/>
  </ds:schemaRefs>
</ds:datastoreItem>
</file>

<file path=customXml/itemProps2.xml><?xml version="1.0" encoding="utf-8"?>
<ds:datastoreItem xmlns:ds="http://schemas.openxmlformats.org/officeDocument/2006/customXml" ds:itemID="{B581198A-EE9C-44FD-B6F7-407EA8E7F04F}">
  <ds:schemaRefs>
    <ds:schemaRef ds:uri="http://schemas.microsoft.com/office/2006/metadata/properties"/>
    <ds:schemaRef ds:uri="http://schemas.microsoft.com/office/infopath/2007/PartnerControls"/>
    <ds:schemaRef ds:uri="034a2dfd-b0a1-48d6-95bb-3f2871d2a733"/>
  </ds:schemaRefs>
</ds:datastoreItem>
</file>

<file path=customXml/itemProps3.xml><?xml version="1.0" encoding="utf-8"?>
<ds:datastoreItem xmlns:ds="http://schemas.openxmlformats.org/officeDocument/2006/customXml" ds:itemID="{F0EAF85B-F032-4F03-A002-245AC4FA03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4a2dfd-b0a1-48d6-95bb-3f2871d2a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3334</Words>
  <Characters>19005</Characters>
  <Application>Microsoft Office Word</Application>
  <DocSecurity>0</DocSecurity>
  <Lines>158</Lines>
  <Paragraphs>44</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EventPart - Businessplan</dc:title>
  <dc:subject/>
  <dc:creator>PLANKENSTEINER Yanik, SchülerIn</dc:creator>
  <dc:description/>
  <cp:lastModifiedBy>FRONTHALER Samuel, SchülerIn</cp:lastModifiedBy>
  <cp:revision>24</cp:revision>
  <dcterms:created xsi:type="dcterms:W3CDTF">2026-01-10T10:18:00Z</dcterms:created>
  <dcterms:modified xsi:type="dcterms:W3CDTF">2026-02-03T21:07:00Z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0x010100CA420AFF82B73B498483AD2CB54F2009</vt:lpwstr>
  </property>
</Properties>
</file>